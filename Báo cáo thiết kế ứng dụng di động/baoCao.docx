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369AE" w14:textId="77777777" w:rsidR="00210FEF" w:rsidRPr="00A622DF" w:rsidRDefault="00210FEF" w:rsidP="00650CA2">
      <w:pPr>
        <w:spacing w:before="60" w:after="60" w:line="276" w:lineRule="auto"/>
        <w:jc w:val="center"/>
        <w:rPr>
          <w:rFonts w:ascii="Times New Roman" w:hAnsi="Times New Roman" w:cs="Times New Roman"/>
          <w:b/>
          <w:noProof/>
          <w:sz w:val="26"/>
          <w:szCs w:val="26"/>
        </w:rPr>
      </w:pPr>
      <w:r w:rsidRPr="00A622DF">
        <w:rPr>
          <w:rFonts w:ascii="Times New Roman" w:hAnsi="Times New Roman" w:cs="Times New Roman"/>
          <w:b/>
          <w:noProof/>
          <w:sz w:val="26"/>
          <w:szCs w:val="26"/>
        </w:rPr>
        <w:t>TRƯỜNG ĐẠI HỌC THỦ DẦU MỘT</w:t>
      </w:r>
    </w:p>
    <w:p w14:paraId="4A0A33EB" w14:textId="786AF306" w:rsidR="00210FEF" w:rsidRPr="00A622DF" w:rsidRDefault="005E205B" w:rsidP="00650CA2">
      <w:pPr>
        <w:spacing w:line="276" w:lineRule="auto"/>
        <w:jc w:val="center"/>
        <w:rPr>
          <w:rFonts w:ascii="Times New Roman" w:hAnsi="Times New Roman" w:cs="Times New Roman"/>
          <w:b/>
          <w:sz w:val="26"/>
          <w:szCs w:val="26"/>
          <w:lang w:val="vi-VN"/>
        </w:rPr>
      </w:pPr>
      <w:r>
        <w:rPr>
          <w:rFonts w:ascii="Times New Roman" w:hAnsi="Times New Roman" w:cs="Times New Roman"/>
          <w:b/>
          <w:noProof/>
          <w:sz w:val="26"/>
          <w:szCs w:val="26"/>
        </w:rPr>
        <w:t>VIỆN</w:t>
      </w:r>
      <w:r w:rsidR="00210FEF" w:rsidRPr="00A622DF">
        <w:rPr>
          <w:rFonts w:ascii="Times New Roman" w:hAnsi="Times New Roman" w:cs="Times New Roman"/>
          <w:b/>
          <w:noProof/>
          <w:sz w:val="26"/>
          <w:szCs w:val="26"/>
        </w:rPr>
        <w:t xml:space="preserve"> KỸ THUẬT – CÔNG NG</w:t>
      </w:r>
      <w:r w:rsidR="00037AFF">
        <w:rPr>
          <w:rFonts w:ascii="Times New Roman" w:hAnsi="Times New Roman" w:cs="Times New Roman"/>
          <w:b/>
          <w:noProof/>
          <w:sz w:val="26"/>
          <w:szCs w:val="26"/>
        </w:rPr>
        <w:t>H</w:t>
      </w:r>
      <w:r w:rsidR="00210FEF" w:rsidRPr="00A622DF">
        <w:rPr>
          <w:rFonts w:ascii="Times New Roman" w:hAnsi="Times New Roman" w:cs="Times New Roman"/>
          <w:b/>
          <w:noProof/>
          <w:sz w:val="26"/>
          <w:szCs w:val="26"/>
        </w:rPr>
        <w:t>Ệ</w:t>
      </w:r>
    </w:p>
    <w:p w14:paraId="04769405" w14:textId="77777777" w:rsidR="00121550" w:rsidRPr="00A622DF" w:rsidRDefault="00121550" w:rsidP="00650CA2">
      <w:pPr>
        <w:spacing w:after="120" w:line="276" w:lineRule="auto"/>
        <w:jc w:val="center"/>
        <w:rPr>
          <w:rFonts w:ascii="Times New Roman" w:hAnsi="Times New Roman" w:cs="Times New Roman"/>
          <w:sz w:val="26"/>
          <w:szCs w:val="26"/>
          <w:lang w:val="vi-VN"/>
        </w:rPr>
      </w:pPr>
    </w:p>
    <w:p w14:paraId="54192888" w14:textId="77777777" w:rsidR="00121550" w:rsidRPr="00A622DF" w:rsidRDefault="00210FEF" w:rsidP="00650CA2">
      <w:pPr>
        <w:spacing w:after="120" w:line="276" w:lineRule="auto"/>
        <w:jc w:val="center"/>
        <w:rPr>
          <w:rFonts w:ascii="Times New Roman" w:hAnsi="Times New Roman" w:cs="Times New Roman"/>
          <w:sz w:val="26"/>
          <w:szCs w:val="26"/>
          <w:lang w:val="vi-VN"/>
        </w:rPr>
      </w:pPr>
      <w:r w:rsidRPr="00A622DF">
        <w:rPr>
          <w:rFonts w:ascii="Times New Roman" w:hAnsi="Times New Roman" w:cs="Times New Roman"/>
          <w:noProof/>
          <w:sz w:val="26"/>
          <w:szCs w:val="26"/>
        </w:rPr>
        <w:drawing>
          <wp:inline distT="0" distB="0" distL="0" distR="0" wp14:anchorId="5B87AA35" wp14:editId="7E99A691">
            <wp:extent cx="1242060" cy="1242060"/>
            <wp:effectExtent l="19050" t="0" r="0" b="0"/>
            <wp:docPr id="43"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6434C365" w14:textId="77777777" w:rsidR="00440BD4" w:rsidRPr="00A622DF" w:rsidRDefault="00440BD4" w:rsidP="00650CA2">
      <w:pPr>
        <w:spacing w:after="0" w:line="276" w:lineRule="auto"/>
        <w:jc w:val="center"/>
        <w:rPr>
          <w:rFonts w:ascii="Times New Roman" w:hAnsi="Times New Roman" w:cs="Times New Roman"/>
          <w:b/>
          <w:sz w:val="26"/>
          <w:szCs w:val="26"/>
          <w:lang w:val="vi-VN"/>
        </w:rPr>
      </w:pPr>
    </w:p>
    <w:p w14:paraId="5738D94C" w14:textId="77777777" w:rsidR="00210FEF" w:rsidRPr="00A622DF" w:rsidRDefault="00210FEF" w:rsidP="00650CA2">
      <w:pPr>
        <w:spacing w:after="0" w:line="276" w:lineRule="auto"/>
        <w:jc w:val="center"/>
        <w:rPr>
          <w:rFonts w:ascii="Times New Roman" w:hAnsi="Times New Roman" w:cs="Times New Roman"/>
          <w:b/>
          <w:sz w:val="26"/>
          <w:szCs w:val="26"/>
          <w:lang w:val="vi-VN"/>
        </w:rPr>
      </w:pPr>
      <w:r w:rsidRPr="00A622DF">
        <w:rPr>
          <w:rFonts w:ascii="Times New Roman" w:hAnsi="Times New Roman" w:cs="Times New Roman"/>
          <w:b/>
          <w:sz w:val="26"/>
          <w:szCs w:val="26"/>
          <w:lang w:val="vi-VN"/>
        </w:rPr>
        <w:t>ĐỒ ÁN MÔN HỌC</w:t>
      </w:r>
      <w:r w:rsidRPr="00A622DF">
        <w:rPr>
          <w:rFonts w:ascii="Times New Roman" w:hAnsi="Times New Roman" w:cs="Times New Roman"/>
          <w:b/>
          <w:sz w:val="26"/>
          <w:szCs w:val="26"/>
          <w:lang w:val="vi-VN"/>
        </w:rPr>
        <w:br/>
        <w:t>THIẾT KẾ ỨNG DỤNG DI ĐỘNG</w:t>
      </w:r>
    </w:p>
    <w:p w14:paraId="3AF5301F" w14:textId="77777777" w:rsidR="00121550" w:rsidRPr="00A622DF" w:rsidRDefault="00121550" w:rsidP="00650CA2">
      <w:pPr>
        <w:spacing w:after="120" w:line="276" w:lineRule="auto"/>
        <w:jc w:val="center"/>
        <w:rPr>
          <w:rFonts w:ascii="Times New Roman" w:hAnsi="Times New Roman" w:cs="Times New Roman"/>
          <w:sz w:val="26"/>
          <w:szCs w:val="26"/>
          <w:lang w:val="vi-VN"/>
        </w:rPr>
      </w:pPr>
    </w:p>
    <w:p w14:paraId="6B43E43C" w14:textId="77777777" w:rsidR="00121550" w:rsidRPr="00A622DF" w:rsidRDefault="00121550" w:rsidP="00650CA2">
      <w:pPr>
        <w:spacing w:after="120" w:line="276" w:lineRule="auto"/>
        <w:jc w:val="center"/>
        <w:rPr>
          <w:rFonts w:ascii="Times New Roman" w:hAnsi="Times New Roman" w:cs="Times New Roman"/>
          <w:sz w:val="26"/>
          <w:szCs w:val="26"/>
          <w:lang w:val="vi-VN"/>
        </w:rPr>
      </w:pPr>
    </w:p>
    <w:p w14:paraId="2697BCDF" w14:textId="77777777" w:rsidR="00121550" w:rsidRPr="00A622DF" w:rsidRDefault="00121550" w:rsidP="00650CA2">
      <w:pPr>
        <w:spacing w:after="120" w:line="276" w:lineRule="auto"/>
        <w:jc w:val="center"/>
        <w:rPr>
          <w:rFonts w:ascii="Times New Roman" w:hAnsi="Times New Roman" w:cs="Times New Roman"/>
          <w:sz w:val="26"/>
          <w:szCs w:val="26"/>
          <w:lang w:val="vi-VN"/>
        </w:rPr>
      </w:pPr>
    </w:p>
    <w:p w14:paraId="26358038" w14:textId="71A6AFE8" w:rsidR="0083389E" w:rsidRPr="005E205B" w:rsidRDefault="00210FEF" w:rsidP="00650CA2">
      <w:pPr>
        <w:spacing w:after="120" w:line="276" w:lineRule="auto"/>
        <w:jc w:val="center"/>
        <w:rPr>
          <w:rFonts w:ascii="Times New Roman" w:hAnsi="Times New Roman" w:cs="Times New Roman"/>
          <w:b/>
          <w:sz w:val="26"/>
          <w:szCs w:val="26"/>
        </w:rPr>
      </w:pPr>
      <w:r w:rsidRPr="00A622DF">
        <w:rPr>
          <w:rFonts w:ascii="Times New Roman" w:hAnsi="Times New Roman" w:cs="Times New Roman"/>
          <w:b/>
          <w:sz w:val="26"/>
          <w:szCs w:val="26"/>
          <w:lang w:val="vi-VN"/>
        </w:rPr>
        <w:t>XÂY DỰNG ỨNG DỤNG ANDROID</w:t>
      </w:r>
      <w:r w:rsidRPr="00A622DF">
        <w:rPr>
          <w:rFonts w:ascii="Times New Roman" w:hAnsi="Times New Roman" w:cs="Times New Roman"/>
          <w:b/>
          <w:sz w:val="26"/>
          <w:szCs w:val="26"/>
          <w:lang w:val="vi-VN"/>
        </w:rPr>
        <w:br/>
        <w:t xml:space="preserve">QUẢN LÍ </w:t>
      </w:r>
      <w:r w:rsidR="005E205B">
        <w:rPr>
          <w:rFonts w:ascii="Times New Roman" w:hAnsi="Times New Roman" w:cs="Times New Roman"/>
          <w:b/>
          <w:sz w:val="26"/>
          <w:szCs w:val="26"/>
        </w:rPr>
        <w:t>CHI TIÊU</w:t>
      </w:r>
    </w:p>
    <w:p w14:paraId="6D84A993" w14:textId="77777777" w:rsidR="006F3E90" w:rsidRPr="00A622DF" w:rsidRDefault="00A02131" w:rsidP="00650CA2">
      <w:pPr>
        <w:tabs>
          <w:tab w:val="left" w:pos="56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p>
    <w:p w14:paraId="156A6650" w14:textId="77777777" w:rsidR="0083389E" w:rsidRPr="00A622DF" w:rsidRDefault="006F3E90" w:rsidP="00650CA2">
      <w:pPr>
        <w:tabs>
          <w:tab w:val="left" w:pos="56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sidR="00C44808" w:rsidRPr="00A622DF">
        <w:rPr>
          <w:rFonts w:ascii="Times New Roman" w:hAnsi="Times New Roman" w:cs="Times New Roman"/>
          <w:sz w:val="26"/>
          <w:szCs w:val="26"/>
          <w:lang w:val="vi-VN"/>
        </w:rPr>
        <w:t>GIẢNG</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VIÊN</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HƯỚNG</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DẪN:</w:t>
      </w:r>
      <w:r w:rsidR="00FC14F8" w:rsidRPr="00A622DF">
        <w:rPr>
          <w:rFonts w:ascii="Times New Roman" w:hAnsi="Times New Roman" w:cs="Times New Roman"/>
          <w:sz w:val="26"/>
          <w:szCs w:val="26"/>
          <w:lang w:val="vi-VN"/>
        </w:rPr>
        <w:t xml:space="preserve"> </w:t>
      </w:r>
      <w:r w:rsidR="00656BC6" w:rsidRPr="00A622DF">
        <w:rPr>
          <w:rFonts w:ascii="Times New Roman" w:hAnsi="Times New Roman" w:cs="Times New Roman"/>
          <w:b/>
          <w:sz w:val="26"/>
          <w:szCs w:val="26"/>
          <w:lang w:val="vi-VN"/>
        </w:rPr>
        <w:t xml:space="preserve">ThS. </w:t>
      </w:r>
      <w:r w:rsidR="00210FEF" w:rsidRPr="00A622DF">
        <w:rPr>
          <w:rFonts w:ascii="Times New Roman" w:hAnsi="Times New Roman" w:cs="Times New Roman"/>
          <w:b/>
          <w:sz w:val="26"/>
          <w:szCs w:val="26"/>
          <w:lang w:val="vi-VN"/>
        </w:rPr>
        <w:t>NGUYỄN KIM DUY</w:t>
      </w:r>
    </w:p>
    <w:p w14:paraId="2DE3D2EC" w14:textId="12EAE2F8" w:rsidR="00C44808" w:rsidRPr="005E205B" w:rsidRDefault="0083389E" w:rsidP="00650CA2">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b/>
          <w:sz w:val="26"/>
          <w:szCs w:val="26"/>
          <w:lang w:val="vi-VN"/>
        </w:rPr>
        <w:tab/>
      </w:r>
      <w:r w:rsidR="00C44808" w:rsidRPr="00A622DF">
        <w:rPr>
          <w:rFonts w:ascii="Times New Roman" w:hAnsi="Times New Roman" w:cs="Times New Roman"/>
          <w:sz w:val="26"/>
          <w:szCs w:val="26"/>
          <w:lang w:val="vi-VN"/>
        </w:rPr>
        <w:t xml:space="preserve">NHÓM THỰC HIỆN: </w:t>
      </w:r>
      <w:r w:rsidR="00C44808" w:rsidRPr="00A622DF">
        <w:rPr>
          <w:rFonts w:ascii="Times New Roman" w:hAnsi="Times New Roman" w:cs="Times New Roman"/>
          <w:b/>
          <w:sz w:val="26"/>
          <w:szCs w:val="26"/>
          <w:lang w:val="vi-VN"/>
        </w:rPr>
        <w:t>NHÓM 0</w:t>
      </w:r>
      <w:r w:rsidR="005E205B">
        <w:rPr>
          <w:rFonts w:ascii="Times New Roman" w:hAnsi="Times New Roman" w:cs="Times New Roman"/>
          <w:b/>
          <w:sz w:val="26"/>
          <w:szCs w:val="26"/>
        </w:rPr>
        <w:t>2</w:t>
      </w:r>
    </w:p>
    <w:p w14:paraId="181F62A1" w14:textId="77777777" w:rsidR="00A02131" w:rsidRPr="00A622DF" w:rsidRDefault="00C44808" w:rsidP="00650CA2">
      <w:pPr>
        <w:tabs>
          <w:tab w:val="left" w:pos="567"/>
          <w:tab w:val="left" w:pos="4111"/>
          <w:tab w:val="left" w:pos="6237"/>
        </w:tabs>
        <w:spacing w:after="120" w:line="276" w:lineRule="auto"/>
        <w:rPr>
          <w:rFonts w:ascii="Times New Roman" w:hAnsi="Times New Roman" w:cs="Times New Roman"/>
          <w:sz w:val="26"/>
          <w:szCs w:val="26"/>
          <w:lang w:val="vi-VN"/>
        </w:rPr>
      </w:pPr>
      <w:r w:rsidRPr="00A622DF">
        <w:rPr>
          <w:rFonts w:ascii="Times New Roman" w:hAnsi="Times New Roman" w:cs="Times New Roman"/>
          <w:b/>
          <w:sz w:val="26"/>
          <w:szCs w:val="26"/>
          <w:lang w:val="vi-VN"/>
        </w:rPr>
        <w:tab/>
      </w:r>
      <w:r w:rsidR="0083389E" w:rsidRPr="00A622DF">
        <w:rPr>
          <w:rFonts w:ascii="Times New Roman" w:hAnsi="Times New Roman" w:cs="Times New Roman"/>
          <w:sz w:val="26"/>
          <w:szCs w:val="26"/>
          <w:lang w:val="vi-VN"/>
        </w:rPr>
        <w:t>HỌ</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TÊN</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SINH</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VIÊN</w:t>
      </w:r>
      <w:r w:rsidR="00FC14F8" w:rsidRPr="00A622DF">
        <w:rPr>
          <w:rFonts w:ascii="Times New Roman" w:hAnsi="Times New Roman" w:cs="Times New Roman"/>
          <w:sz w:val="26"/>
          <w:szCs w:val="26"/>
          <w:lang w:val="vi-VN"/>
        </w:rPr>
        <w:t xml:space="preserve"> </w:t>
      </w:r>
      <w:r w:rsidR="00A02131" w:rsidRPr="00A622DF">
        <w:rPr>
          <w:rFonts w:ascii="Times New Roman" w:hAnsi="Times New Roman" w:cs="Times New Roman"/>
          <w:sz w:val="26"/>
          <w:szCs w:val="26"/>
          <w:lang w:val="vi-VN"/>
        </w:rPr>
        <w:tab/>
        <w:t>LỚP</w:t>
      </w:r>
      <w:r w:rsidR="00A02131" w:rsidRPr="00A622DF">
        <w:rPr>
          <w:rFonts w:ascii="Times New Roman" w:hAnsi="Times New Roman" w:cs="Times New Roman"/>
          <w:sz w:val="26"/>
          <w:szCs w:val="26"/>
          <w:lang w:val="vi-VN"/>
        </w:rPr>
        <w:tab/>
        <w:t>MSSV</w:t>
      </w:r>
    </w:p>
    <w:p w14:paraId="07178B7D" w14:textId="76153C11" w:rsidR="00A02131" w:rsidRPr="005E205B" w:rsidRDefault="00A02131" w:rsidP="00650CA2">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sz w:val="26"/>
          <w:szCs w:val="26"/>
          <w:lang w:val="vi-VN"/>
        </w:rPr>
        <w:tab/>
      </w:r>
      <w:r w:rsidR="005E205B">
        <w:rPr>
          <w:rFonts w:ascii="Times New Roman" w:hAnsi="Times New Roman" w:cs="Times New Roman"/>
          <w:b/>
          <w:sz w:val="26"/>
          <w:szCs w:val="26"/>
        </w:rPr>
        <w:t>LÊ THANH HIỆP</w:t>
      </w:r>
      <w:r w:rsidR="005E205B" w:rsidRPr="00A622DF">
        <w:rPr>
          <w:rFonts w:ascii="Times New Roman" w:hAnsi="Times New Roman" w:cs="Times New Roman"/>
          <w:b/>
          <w:sz w:val="26"/>
          <w:szCs w:val="26"/>
          <w:lang w:val="vi-VN"/>
        </w:rPr>
        <w:tab/>
        <w:t>D18PM0</w:t>
      </w:r>
      <w:r w:rsidR="005E205B">
        <w:rPr>
          <w:rFonts w:ascii="Times New Roman" w:hAnsi="Times New Roman" w:cs="Times New Roman"/>
          <w:b/>
          <w:sz w:val="26"/>
          <w:szCs w:val="26"/>
        </w:rPr>
        <w:t>4</w:t>
      </w:r>
      <w:r w:rsidR="005E205B" w:rsidRPr="00A622DF">
        <w:rPr>
          <w:rFonts w:ascii="Times New Roman" w:hAnsi="Times New Roman" w:cs="Times New Roman"/>
          <w:b/>
          <w:sz w:val="26"/>
          <w:szCs w:val="26"/>
          <w:lang w:val="vi-VN"/>
        </w:rPr>
        <w:tab/>
        <w:t>1824801030</w:t>
      </w:r>
    </w:p>
    <w:p w14:paraId="2D4EFB73" w14:textId="1EA88670" w:rsidR="007D5439" w:rsidRPr="00A622DF" w:rsidRDefault="005E205B" w:rsidP="00650CA2">
      <w:pPr>
        <w:tabs>
          <w:tab w:val="left" w:pos="567"/>
          <w:tab w:val="left" w:pos="4111"/>
          <w:tab w:val="left" w:pos="6237"/>
        </w:tabs>
        <w:spacing w:after="120" w:line="276" w:lineRule="auto"/>
        <w:rPr>
          <w:rFonts w:ascii="Times New Roman" w:hAnsi="Times New Roman" w:cs="Times New Roman"/>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HỒ DIÊN CÔNG</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4A1137BA" w14:textId="4ADBE9F4" w:rsidR="00987DEA" w:rsidRPr="005E205B" w:rsidRDefault="005E205B" w:rsidP="00650CA2">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sz w:val="26"/>
          <w:szCs w:val="26"/>
          <w:lang w:val="vi-VN"/>
        </w:rPr>
        <w:tab/>
      </w:r>
      <w:r>
        <w:rPr>
          <w:rFonts w:ascii="Times New Roman" w:hAnsi="Times New Roman" w:cs="Times New Roman"/>
          <w:b/>
          <w:sz w:val="26"/>
          <w:szCs w:val="26"/>
        </w:rPr>
        <w:t>MAI VĂN CHÁNH</w:t>
      </w:r>
      <w:r w:rsidRPr="00A622DF">
        <w:rPr>
          <w:rFonts w:ascii="Times New Roman" w:hAnsi="Times New Roman" w:cs="Times New Roman"/>
          <w:b/>
          <w:sz w:val="26"/>
          <w:szCs w:val="26"/>
          <w:lang w:val="vi-VN"/>
        </w:rPr>
        <w:tab/>
        <w:t>D18PM04</w:t>
      </w:r>
      <w:r w:rsidRPr="00A622DF">
        <w:rPr>
          <w:rFonts w:ascii="Times New Roman" w:hAnsi="Times New Roman" w:cs="Times New Roman"/>
          <w:b/>
          <w:sz w:val="26"/>
          <w:szCs w:val="26"/>
          <w:lang w:val="vi-VN"/>
        </w:rPr>
        <w:tab/>
        <w:t>1824801030</w:t>
      </w:r>
      <w:r>
        <w:rPr>
          <w:rFonts w:ascii="Times New Roman" w:hAnsi="Times New Roman" w:cs="Times New Roman"/>
          <w:b/>
          <w:sz w:val="26"/>
          <w:szCs w:val="26"/>
        </w:rPr>
        <w:t>028</w:t>
      </w:r>
    </w:p>
    <w:p w14:paraId="1193C951" w14:textId="351F590B" w:rsidR="00440BD4" w:rsidRPr="00A622DF" w:rsidRDefault="005E205B" w:rsidP="00650CA2">
      <w:pPr>
        <w:tabs>
          <w:tab w:val="left" w:pos="567"/>
          <w:tab w:val="left" w:pos="4111"/>
          <w:tab w:val="left" w:pos="623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LÊ THANH HOÀI</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6D9EEDBB" w14:textId="61468843" w:rsidR="00440BD4" w:rsidRPr="00A622DF" w:rsidRDefault="005E205B" w:rsidP="00650CA2">
      <w:pPr>
        <w:tabs>
          <w:tab w:val="left" w:pos="567"/>
          <w:tab w:val="left" w:pos="4111"/>
          <w:tab w:val="left" w:pos="623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PHẠM THỊ NGỌC HÂN</w:t>
      </w:r>
      <w:r w:rsidR="00440BD4"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00327762" w:rsidRPr="00A622DF">
        <w:rPr>
          <w:rFonts w:ascii="Times New Roman" w:hAnsi="Times New Roman" w:cs="Times New Roman"/>
          <w:b/>
          <w:sz w:val="26"/>
          <w:szCs w:val="26"/>
          <w:lang w:val="vi-VN"/>
        </w:rPr>
        <w:tab/>
        <w:t>1824801030</w:t>
      </w:r>
    </w:p>
    <w:p w14:paraId="05131FD0" w14:textId="77777777" w:rsidR="00327762" w:rsidRPr="00A622DF" w:rsidRDefault="00327762" w:rsidP="00650CA2">
      <w:pPr>
        <w:tabs>
          <w:tab w:val="left" w:pos="567"/>
          <w:tab w:val="left" w:pos="4111"/>
          <w:tab w:val="left" w:pos="6237"/>
        </w:tabs>
        <w:spacing w:after="120" w:line="276" w:lineRule="auto"/>
        <w:rPr>
          <w:rFonts w:ascii="Times New Roman" w:hAnsi="Times New Roman" w:cs="Times New Roman"/>
          <w:b/>
          <w:sz w:val="26"/>
          <w:szCs w:val="26"/>
          <w:lang w:val="vi-VN"/>
        </w:rPr>
      </w:pPr>
    </w:p>
    <w:p w14:paraId="49B83239" w14:textId="77777777" w:rsidR="00327762" w:rsidRPr="00A622DF" w:rsidRDefault="00327762" w:rsidP="00650CA2">
      <w:pPr>
        <w:tabs>
          <w:tab w:val="left" w:pos="567"/>
          <w:tab w:val="left" w:pos="4111"/>
          <w:tab w:val="left" w:pos="6237"/>
        </w:tabs>
        <w:spacing w:after="120" w:line="276" w:lineRule="auto"/>
        <w:rPr>
          <w:rFonts w:ascii="Times New Roman" w:hAnsi="Times New Roman" w:cs="Times New Roman"/>
          <w:b/>
          <w:sz w:val="26"/>
          <w:szCs w:val="26"/>
          <w:lang w:val="vi-VN"/>
        </w:rPr>
      </w:pPr>
    </w:p>
    <w:p w14:paraId="3A6B8F5F" w14:textId="77777777" w:rsidR="00327762" w:rsidRPr="00A622DF" w:rsidRDefault="00327762" w:rsidP="00650CA2">
      <w:pPr>
        <w:tabs>
          <w:tab w:val="left" w:pos="567"/>
          <w:tab w:val="left" w:pos="4111"/>
          <w:tab w:val="left" w:pos="6237"/>
        </w:tabs>
        <w:spacing w:after="120" w:line="276" w:lineRule="auto"/>
        <w:rPr>
          <w:rFonts w:ascii="Times New Roman" w:hAnsi="Times New Roman" w:cs="Times New Roman"/>
          <w:b/>
          <w:sz w:val="26"/>
          <w:szCs w:val="26"/>
          <w:lang w:val="vi-VN"/>
        </w:rPr>
      </w:pPr>
    </w:p>
    <w:p w14:paraId="4B68011C" w14:textId="77777777" w:rsidR="00327762" w:rsidRPr="00A622DF" w:rsidRDefault="00327762" w:rsidP="00650CA2">
      <w:pPr>
        <w:tabs>
          <w:tab w:val="left" w:pos="567"/>
          <w:tab w:val="left" w:pos="4111"/>
          <w:tab w:val="left" w:pos="6237"/>
        </w:tabs>
        <w:spacing w:after="120" w:line="276" w:lineRule="auto"/>
        <w:rPr>
          <w:rFonts w:ascii="Times New Roman" w:hAnsi="Times New Roman" w:cs="Times New Roman"/>
          <w:b/>
          <w:sz w:val="26"/>
          <w:szCs w:val="26"/>
          <w:lang w:val="vi-VN"/>
        </w:rPr>
      </w:pPr>
    </w:p>
    <w:p w14:paraId="6FFF6197" w14:textId="77777777" w:rsidR="00327762" w:rsidRPr="00A622DF" w:rsidRDefault="00327762" w:rsidP="00650CA2">
      <w:pPr>
        <w:tabs>
          <w:tab w:val="left" w:pos="567"/>
          <w:tab w:val="left" w:pos="4111"/>
          <w:tab w:val="left" w:pos="6237"/>
        </w:tabs>
        <w:spacing w:after="120" w:line="276" w:lineRule="auto"/>
        <w:rPr>
          <w:rFonts w:ascii="Times New Roman" w:hAnsi="Times New Roman" w:cs="Times New Roman"/>
          <w:b/>
          <w:sz w:val="26"/>
          <w:szCs w:val="26"/>
          <w:lang w:val="vi-VN"/>
        </w:rPr>
      </w:pPr>
    </w:p>
    <w:p w14:paraId="334FD691" w14:textId="477658BD" w:rsidR="005305B7" w:rsidRPr="00A622DF" w:rsidRDefault="00987DEA" w:rsidP="00650CA2">
      <w:pPr>
        <w:tabs>
          <w:tab w:val="left" w:pos="567"/>
        </w:tabs>
        <w:spacing w:after="120"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BÌNH</w:t>
      </w:r>
      <w:r w:rsidR="00FC14F8" w:rsidRPr="00A622DF">
        <w:rPr>
          <w:rFonts w:ascii="Times New Roman" w:hAnsi="Times New Roman" w:cs="Times New Roman"/>
          <w:sz w:val="26"/>
          <w:szCs w:val="26"/>
          <w:lang w:val="vi-VN"/>
        </w:rPr>
        <w:t xml:space="preserve"> </w:t>
      </w:r>
      <w:r w:rsidRPr="00A622DF">
        <w:rPr>
          <w:rFonts w:ascii="Times New Roman" w:hAnsi="Times New Roman" w:cs="Times New Roman"/>
          <w:sz w:val="26"/>
          <w:szCs w:val="26"/>
          <w:lang w:val="vi-VN"/>
        </w:rPr>
        <w:t>DƯƠNG,</w:t>
      </w:r>
      <w:r w:rsidR="00FC14F8" w:rsidRPr="00A622DF">
        <w:rPr>
          <w:rFonts w:ascii="Times New Roman" w:hAnsi="Times New Roman" w:cs="Times New Roman"/>
          <w:sz w:val="26"/>
          <w:szCs w:val="26"/>
          <w:lang w:val="vi-VN"/>
        </w:rPr>
        <w:t xml:space="preserve"> </w:t>
      </w:r>
      <w:r w:rsidR="005E205B">
        <w:rPr>
          <w:rFonts w:ascii="Times New Roman" w:hAnsi="Times New Roman" w:cs="Times New Roman"/>
          <w:sz w:val="26"/>
          <w:szCs w:val="26"/>
        </w:rPr>
        <w:t>3</w:t>
      </w:r>
      <w:r w:rsidR="007D5439" w:rsidRPr="00A622DF">
        <w:rPr>
          <w:rFonts w:ascii="Times New Roman" w:hAnsi="Times New Roman" w:cs="Times New Roman"/>
          <w:sz w:val="26"/>
          <w:szCs w:val="26"/>
          <w:lang w:val="vi-VN"/>
        </w:rPr>
        <w:t>/202</w:t>
      </w:r>
      <w:r w:rsidR="005E205B">
        <w:rPr>
          <w:rFonts w:ascii="Times New Roman" w:hAnsi="Times New Roman" w:cs="Times New Roman"/>
          <w:sz w:val="26"/>
          <w:szCs w:val="26"/>
        </w:rPr>
        <w:t>1</w:t>
      </w:r>
      <w:r w:rsidR="005305B7" w:rsidRPr="00A622DF">
        <w:rPr>
          <w:rFonts w:ascii="Times New Roman" w:hAnsi="Times New Roman" w:cs="Times New Roman"/>
          <w:sz w:val="26"/>
          <w:szCs w:val="26"/>
          <w:lang w:val="vi-VN"/>
        </w:rPr>
        <w:br w:type="page"/>
      </w:r>
    </w:p>
    <w:p w14:paraId="4FE20313" w14:textId="77777777" w:rsidR="005E205B" w:rsidRPr="00A622DF" w:rsidRDefault="005E205B" w:rsidP="005E205B">
      <w:pPr>
        <w:spacing w:before="60" w:after="60" w:line="276" w:lineRule="auto"/>
        <w:jc w:val="center"/>
        <w:rPr>
          <w:rFonts w:ascii="Times New Roman" w:hAnsi="Times New Roman" w:cs="Times New Roman"/>
          <w:b/>
          <w:noProof/>
          <w:sz w:val="26"/>
          <w:szCs w:val="26"/>
        </w:rPr>
      </w:pPr>
      <w:r w:rsidRPr="00A622DF">
        <w:rPr>
          <w:rFonts w:ascii="Times New Roman" w:hAnsi="Times New Roman" w:cs="Times New Roman"/>
          <w:b/>
          <w:noProof/>
          <w:sz w:val="26"/>
          <w:szCs w:val="26"/>
        </w:rPr>
        <w:lastRenderedPageBreak/>
        <w:t>TRƯỜNG ĐẠI HỌC THỦ DẦU MỘT</w:t>
      </w:r>
    </w:p>
    <w:p w14:paraId="2C9CD3B5" w14:textId="672D3571" w:rsidR="005E205B" w:rsidRPr="00A622DF" w:rsidRDefault="005E205B" w:rsidP="005E205B">
      <w:pPr>
        <w:spacing w:line="276" w:lineRule="auto"/>
        <w:jc w:val="center"/>
        <w:rPr>
          <w:rFonts w:ascii="Times New Roman" w:hAnsi="Times New Roman" w:cs="Times New Roman"/>
          <w:b/>
          <w:sz w:val="26"/>
          <w:szCs w:val="26"/>
          <w:lang w:val="vi-VN"/>
        </w:rPr>
      </w:pPr>
      <w:r>
        <w:rPr>
          <w:rFonts w:ascii="Times New Roman" w:hAnsi="Times New Roman" w:cs="Times New Roman"/>
          <w:b/>
          <w:noProof/>
          <w:sz w:val="26"/>
          <w:szCs w:val="26"/>
        </w:rPr>
        <w:t>VIỆN</w:t>
      </w:r>
      <w:r w:rsidRPr="00A622DF">
        <w:rPr>
          <w:rFonts w:ascii="Times New Roman" w:hAnsi="Times New Roman" w:cs="Times New Roman"/>
          <w:b/>
          <w:noProof/>
          <w:sz w:val="26"/>
          <w:szCs w:val="26"/>
        </w:rPr>
        <w:t xml:space="preserve"> KỸ THUẬT – CÔNG NGHỆ</w:t>
      </w:r>
    </w:p>
    <w:p w14:paraId="17729E7F" w14:textId="77777777" w:rsidR="005E205B" w:rsidRPr="00A622DF" w:rsidRDefault="005E205B" w:rsidP="005E205B">
      <w:pPr>
        <w:spacing w:after="120" w:line="276" w:lineRule="auto"/>
        <w:jc w:val="center"/>
        <w:rPr>
          <w:rFonts w:ascii="Times New Roman" w:hAnsi="Times New Roman" w:cs="Times New Roman"/>
          <w:sz w:val="26"/>
          <w:szCs w:val="26"/>
          <w:lang w:val="vi-VN"/>
        </w:rPr>
      </w:pPr>
    </w:p>
    <w:p w14:paraId="23373C84" w14:textId="77777777" w:rsidR="005E205B" w:rsidRPr="00A622DF" w:rsidRDefault="005E205B" w:rsidP="005E205B">
      <w:pPr>
        <w:spacing w:after="120" w:line="276" w:lineRule="auto"/>
        <w:jc w:val="center"/>
        <w:rPr>
          <w:rFonts w:ascii="Times New Roman" w:hAnsi="Times New Roman" w:cs="Times New Roman"/>
          <w:sz w:val="26"/>
          <w:szCs w:val="26"/>
          <w:lang w:val="vi-VN"/>
        </w:rPr>
      </w:pPr>
      <w:r w:rsidRPr="00A622DF">
        <w:rPr>
          <w:rFonts w:ascii="Times New Roman" w:hAnsi="Times New Roman" w:cs="Times New Roman"/>
          <w:noProof/>
          <w:sz w:val="26"/>
          <w:szCs w:val="26"/>
        </w:rPr>
        <w:drawing>
          <wp:inline distT="0" distB="0" distL="0" distR="0" wp14:anchorId="518A71DA" wp14:editId="473EAB49">
            <wp:extent cx="1242060" cy="1242060"/>
            <wp:effectExtent l="19050" t="0" r="0" b="0"/>
            <wp:docPr id="5"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19194748" w14:textId="77777777" w:rsidR="005E205B" w:rsidRPr="00A622DF" w:rsidRDefault="005E205B" w:rsidP="005E205B">
      <w:pPr>
        <w:spacing w:after="0" w:line="276" w:lineRule="auto"/>
        <w:jc w:val="center"/>
        <w:rPr>
          <w:rFonts w:ascii="Times New Roman" w:hAnsi="Times New Roman" w:cs="Times New Roman"/>
          <w:b/>
          <w:sz w:val="26"/>
          <w:szCs w:val="26"/>
          <w:lang w:val="vi-VN"/>
        </w:rPr>
      </w:pPr>
    </w:p>
    <w:p w14:paraId="79D058E3" w14:textId="77777777" w:rsidR="005E205B" w:rsidRPr="00A622DF" w:rsidRDefault="005E205B" w:rsidP="005E205B">
      <w:pPr>
        <w:spacing w:after="0" w:line="276" w:lineRule="auto"/>
        <w:jc w:val="center"/>
        <w:rPr>
          <w:rFonts w:ascii="Times New Roman" w:hAnsi="Times New Roman" w:cs="Times New Roman"/>
          <w:b/>
          <w:sz w:val="26"/>
          <w:szCs w:val="26"/>
          <w:lang w:val="vi-VN"/>
        </w:rPr>
      </w:pPr>
      <w:r w:rsidRPr="00A622DF">
        <w:rPr>
          <w:rFonts w:ascii="Times New Roman" w:hAnsi="Times New Roman" w:cs="Times New Roman"/>
          <w:b/>
          <w:sz w:val="26"/>
          <w:szCs w:val="26"/>
          <w:lang w:val="vi-VN"/>
        </w:rPr>
        <w:t>ĐỒ ÁN MÔN HỌC</w:t>
      </w:r>
      <w:r w:rsidRPr="00A622DF">
        <w:rPr>
          <w:rFonts w:ascii="Times New Roman" w:hAnsi="Times New Roman" w:cs="Times New Roman"/>
          <w:b/>
          <w:sz w:val="26"/>
          <w:szCs w:val="26"/>
          <w:lang w:val="vi-VN"/>
        </w:rPr>
        <w:br/>
        <w:t>THIẾT KẾ ỨNG DỤNG DI ĐỘNG</w:t>
      </w:r>
    </w:p>
    <w:p w14:paraId="48EF0476" w14:textId="77777777" w:rsidR="005E205B" w:rsidRPr="00A622DF" w:rsidRDefault="005E205B" w:rsidP="005E205B">
      <w:pPr>
        <w:spacing w:after="120" w:line="276" w:lineRule="auto"/>
        <w:jc w:val="center"/>
        <w:rPr>
          <w:rFonts w:ascii="Times New Roman" w:hAnsi="Times New Roman" w:cs="Times New Roman"/>
          <w:sz w:val="26"/>
          <w:szCs w:val="26"/>
          <w:lang w:val="vi-VN"/>
        </w:rPr>
      </w:pPr>
    </w:p>
    <w:p w14:paraId="148AF06C" w14:textId="77777777" w:rsidR="005E205B" w:rsidRPr="00A622DF" w:rsidRDefault="005E205B" w:rsidP="005E205B">
      <w:pPr>
        <w:spacing w:after="120" w:line="276" w:lineRule="auto"/>
        <w:jc w:val="center"/>
        <w:rPr>
          <w:rFonts w:ascii="Times New Roman" w:hAnsi="Times New Roman" w:cs="Times New Roman"/>
          <w:sz w:val="26"/>
          <w:szCs w:val="26"/>
          <w:lang w:val="vi-VN"/>
        </w:rPr>
      </w:pPr>
    </w:p>
    <w:p w14:paraId="313612A3" w14:textId="77777777" w:rsidR="005E205B" w:rsidRPr="00A622DF" w:rsidRDefault="005E205B" w:rsidP="005E205B">
      <w:pPr>
        <w:spacing w:after="120" w:line="276" w:lineRule="auto"/>
        <w:jc w:val="center"/>
        <w:rPr>
          <w:rFonts w:ascii="Times New Roman" w:hAnsi="Times New Roman" w:cs="Times New Roman"/>
          <w:sz w:val="26"/>
          <w:szCs w:val="26"/>
          <w:lang w:val="vi-VN"/>
        </w:rPr>
      </w:pPr>
    </w:p>
    <w:p w14:paraId="0275C1EC" w14:textId="77777777" w:rsidR="005E205B" w:rsidRPr="005E205B" w:rsidRDefault="005E205B" w:rsidP="005E205B">
      <w:pPr>
        <w:spacing w:after="120" w:line="276" w:lineRule="auto"/>
        <w:jc w:val="center"/>
        <w:rPr>
          <w:rFonts w:ascii="Times New Roman" w:hAnsi="Times New Roman" w:cs="Times New Roman"/>
          <w:b/>
          <w:sz w:val="26"/>
          <w:szCs w:val="26"/>
        </w:rPr>
      </w:pPr>
      <w:r w:rsidRPr="00A622DF">
        <w:rPr>
          <w:rFonts w:ascii="Times New Roman" w:hAnsi="Times New Roman" w:cs="Times New Roman"/>
          <w:b/>
          <w:sz w:val="26"/>
          <w:szCs w:val="26"/>
          <w:lang w:val="vi-VN"/>
        </w:rPr>
        <w:t>XÂY DỰNG ỨNG DỤNG ANDROID</w:t>
      </w:r>
      <w:r w:rsidRPr="00A622DF">
        <w:rPr>
          <w:rFonts w:ascii="Times New Roman" w:hAnsi="Times New Roman" w:cs="Times New Roman"/>
          <w:b/>
          <w:sz w:val="26"/>
          <w:szCs w:val="26"/>
          <w:lang w:val="vi-VN"/>
        </w:rPr>
        <w:br/>
        <w:t xml:space="preserve">QUẢN LÍ </w:t>
      </w:r>
      <w:r>
        <w:rPr>
          <w:rFonts w:ascii="Times New Roman" w:hAnsi="Times New Roman" w:cs="Times New Roman"/>
          <w:b/>
          <w:sz w:val="26"/>
          <w:szCs w:val="26"/>
        </w:rPr>
        <w:t>CHI TIÊU</w:t>
      </w:r>
    </w:p>
    <w:p w14:paraId="7A9D31E1" w14:textId="77777777" w:rsidR="005E205B" w:rsidRPr="00A622DF" w:rsidRDefault="005E205B" w:rsidP="005E205B">
      <w:pPr>
        <w:tabs>
          <w:tab w:val="left" w:pos="56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p>
    <w:p w14:paraId="7B8F78F3" w14:textId="77777777" w:rsidR="005E205B" w:rsidRPr="00A622DF" w:rsidRDefault="005E205B" w:rsidP="005E205B">
      <w:pPr>
        <w:tabs>
          <w:tab w:val="left" w:pos="56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sidRPr="00A622DF">
        <w:rPr>
          <w:rFonts w:ascii="Times New Roman" w:hAnsi="Times New Roman" w:cs="Times New Roman"/>
          <w:sz w:val="26"/>
          <w:szCs w:val="26"/>
          <w:lang w:val="vi-VN"/>
        </w:rPr>
        <w:t xml:space="preserve">GIẢNG VIÊN HƯỚNG DẪN: </w:t>
      </w:r>
      <w:r w:rsidRPr="00A622DF">
        <w:rPr>
          <w:rFonts w:ascii="Times New Roman" w:hAnsi="Times New Roman" w:cs="Times New Roman"/>
          <w:b/>
          <w:sz w:val="26"/>
          <w:szCs w:val="26"/>
          <w:lang w:val="vi-VN"/>
        </w:rPr>
        <w:t>ThS. NGUYỄN KIM DUY</w:t>
      </w:r>
    </w:p>
    <w:p w14:paraId="4A200EEB" w14:textId="77777777" w:rsidR="005E205B" w:rsidRPr="005E205B" w:rsidRDefault="005E205B" w:rsidP="005E205B">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b/>
          <w:sz w:val="26"/>
          <w:szCs w:val="26"/>
          <w:lang w:val="vi-VN"/>
        </w:rPr>
        <w:tab/>
      </w:r>
      <w:r w:rsidRPr="00A622DF">
        <w:rPr>
          <w:rFonts w:ascii="Times New Roman" w:hAnsi="Times New Roman" w:cs="Times New Roman"/>
          <w:sz w:val="26"/>
          <w:szCs w:val="26"/>
          <w:lang w:val="vi-VN"/>
        </w:rPr>
        <w:t xml:space="preserve">NHÓM THỰC HIỆN: </w:t>
      </w:r>
      <w:r w:rsidRPr="00A622DF">
        <w:rPr>
          <w:rFonts w:ascii="Times New Roman" w:hAnsi="Times New Roman" w:cs="Times New Roman"/>
          <w:b/>
          <w:sz w:val="26"/>
          <w:szCs w:val="26"/>
          <w:lang w:val="vi-VN"/>
        </w:rPr>
        <w:t>NHÓM 0</w:t>
      </w:r>
      <w:r>
        <w:rPr>
          <w:rFonts w:ascii="Times New Roman" w:hAnsi="Times New Roman" w:cs="Times New Roman"/>
          <w:b/>
          <w:sz w:val="26"/>
          <w:szCs w:val="26"/>
        </w:rPr>
        <w:t>2</w:t>
      </w:r>
    </w:p>
    <w:p w14:paraId="4AE924F6"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sz w:val="26"/>
          <w:szCs w:val="26"/>
          <w:lang w:val="vi-VN"/>
        </w:rPr>
      </w:pPr>
      <w:r w:rsidRPr="00A622DF">
        <w:rPr>
          <w:rFonts w:ascii="Times New Roman" w:hAnsi="Times New Roman" w:cs="Times New Roman"/>
          <w:b/>
          <w:sz w:val="26"/>
          <w:szCs w:val="26"/>
          <w:lang w:val="vi-VN"/>
        </w:rPr>
        <w:tab/>
      </w:r>
      <w:r w:rsidRPr="00A622DF">
        <w:rPr>
          <w:rFonts w:ascii="Times New Roman" w:hAnsi="Times New Roman" w:cs="Times New Roman"/>
          <w:sz w:val="26"/>
          <w:szCs w:val="26"/>
          <w:lang w:val="vi-VN"/>
        </w:rPr>
        <w:t xml:space="preserve">HỌ TÊN SINH VIÊN </w:t>
      </w:r>
      <w:r w:rsidRPr="00A622DF">
        <w:rPr>
          <w:rFonts w:ascii="Times New Roman" w:hAnsi="Times New Roman" w:cs="Times New Roman"/>
          <w:sz w:val="26"/>
          <w:szCs w:val="26"/>
          <w:lang w:val="vi-VN"/>
        </w:rPr>
        <w:tab/>
        <w:t>LỚP</w:t>
      </w:r>
      <w:r w:rsidRPr="00A622DF">
        <w:rPr>
          <w:rFonts w:ascii="Times New Roman" w:hAnsi="Times New Roman" w:cs="Times New Roman"/>
          <w:sz w:val="26"/>
          <w:szCs w:val="26"/>
          <w:lang w:val="vi-VN"/>
        </w:rPr>
        <w:tab/>
        <w:t>MSSV</w:t>
      </w:r>
    </w:p>
    <w:p w14:paraId="6D3BD82B" w14:textId="77777777" w:rsidR="005E205B" w:rsidRPr="005E205B" w:rsidRDefault="005E205B" w:rsidP="005E205B">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sz w:val="26"/>
          <w:szCs w:val="26"/>
          <w:lang w:val="vi-VN"/>
        </w:rPr>
        <w:tab/>
      </w:r>
      <w:r>
        <w:rPr>
          <w:rFonts w:ascii="Times New Roman" w:hAnsi="Times New Roman" w:cs="Times New Roman"/>
          <w:b/>
          <w:sz w:val="26"/>
          <w:szCs w:val="26"/>
        </w:rPr>
        <w:t>LÊ THANH HIỆP</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2BE0CB8E"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HỒ DIÊN CÔNG</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69EDC9A5" w14:textId="77777777" w:rsidR="005E205B" w:rsidRPr="005E205B" w:rsidRDefault="005E205B" w:rsidP="005E205B">
      <w:pPr>
        <w:tabs>
          <w:tab w:val="left" w:pos="567"/>
          <w:tab w:val="left" w:pos="4111"/>
          <w:tab w:val="left" w:pos="6237"/>
        </w:tabs>
        <w:spacing w:after="120" w:line="276" w:lineRule="auto"/>
        <w:rPr>
          <w:rFonts w:ascii="Times New Roman" w:hAnsi="Times New Roman" w:cs="Times New Roman"/>
          <w:b/>
          <w:sz w:val="26"/>
          <w:szCs w:val="26"/>
        </w:rPr>
      </w:pPr>
      <w:r w:rsidRPr="00A622DF">
        <w:rPr>
          <w:rFonts w:ascii="Times New Roman" w:hAnsi="Times New Roman" w:cs="Times New Roman"/>
          <w:sz w:val="26"/>
          <w:szCs w:val="26"/>
          <w:lang w:val="vi-VN"/>
        </w:rPr>
        <w:tab/>
      </w:r>
      <w:r>
        <w:rPr>
          <w:rFonts w:ascii="Times New Roman" w:hAnsi="Times New Roman" w:cs="Times New Roman"/>
          <w:b/>
          <w:sz w:val="26"/>
          <w:szCs w:val="26"/>
        </w:rPr>
        <w:t>MAI VĂN CHÁNH</w:t>
      </w:r>
      <w:r w:rsidRPr="00A622DF">
        <w:rPr>
          <w:rFonts w:ascii="Times New Roman" w:hAnsi="Times New Roman" w:cs="Times New Roman"/>
          <w:b/>
          <w:sz w:val="26"/>
          <w:szCs w:val="26"/>
          <w:lang w:val="vi-VN"/>
        </w:rPr>
        <w:tab/>
        <w:t>D18PM04</w:t>
      </w:r>
      <w:r w:rsidRPr="00A622DF">
        <w:rPr>
          <w:rFonts w:ascii="Times New Roman" w:hAnsi="Times New Roman" w:cs="Times New Roman"/>
          <w:b/>
          <w:sz w:val="26"/>
          <w:szCs w:val="26"/>
          <w:lang w:val="vi-VN"/>
        </w:rPr>
        <w:tab/>
        <w:t>1824801030</w:t>
      </w:r>
      <w:r>
        <w:rPr>
          <w:rFonts w:ascii="Times New Roman" w:hAnsi="Times New Roman" w:cs="Times New Roman"/>
          <w:b/>
          <w:sz w:val="26"/>
          <w:szCs w:val="26"/>
        </w:rPr>
        <w:t>028</w:t>
      </w:r>
    </w:p>
    <w:p w14:paraId="625DAE95"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LÊ THANH HOÀI</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3EFF7CB2"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ab/>
      </w:r>
      <w:r>
        <w:rPr>
          <w:rFonts w:ascii="Times New Roman" w:hAnsi="Times New Roman" w:cs="Times New Roman"/>
          <w:b/>
          <w:sz w:val="26"/>
          <w:szCs w:val="26"/>
        </w:rPr>
        <w:t>PHẠM THỊ NGỌC HÂN</w:t>
      </w:r>
      <w:r w:rsidRPr="00A622DF">
        <w:rPr>
          <w:rFonts w:ascii="Times New Roman" w:hAnsi="Times New Roman" w:cs="Times New Roman"/>
          <w:b/>
          <w:sz w:val="26"/>
          <w:szCs w:val="26"/>
          <w:lang w:val="vi-VN"/>
        </w:rPr>
        <w:tab/>
        <w:t>D18PM0</w:t>
      </w:r>
      <w:r>
        <w:rPr>
          <w:rFonts w:ascii="Times New Roman" w:hAnsi="Times New Roman" w:cs="Times New Roman"/>
          <w:b/>
          <w:sz w:val="26"/>
          <w:szCs w:val="26"/>
        </w:rPr>
        <w:t>4</w:t>
      </w:r>
      <w:r w:rsidRPr="00A622DF">
        <w:rPr>
          <w:rFonts w:ascii="Times New Roman" w:hAnsi="Times New Roman" w:cs="Times New Roman"/>
          <w:b/>
          <w:sz w:val="26"/>
          <w:szCs w:val="26"/>
          <w:lang w:val="vi-VN"/>
        </w:rPr>
        <w:tab/>
        <w:t>1824801030</w:t>
      </w:r>
    </w:p>
    <w:p w14:paraId="6A5F8816"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p>
    <w:p w14:paraId="6DF4A282"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p>
    <w:p w14:paraId="5D0B525B"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p>
    <w:p w14:paraId="16635416"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p>
    <w:p w14:paraId="7B9DA076" w14:textId="77777777" w:rsidR="005E205B" w:rsidRPr="00A622DF" w:rsidRDefault="005E205B" w:rsidP="005E205B">
      <w:pPr>
        <w:tabs>
          <w:tab w:val="left" w:pos="567"/>
          <w:tab w:val="left" w:pos="4111"/>
          <w:tab w:val="left" w:pos="6237"/>
        </w:tabs>
        <w:spacing w:after="120" w:line="276" w:lineRule="auto"/>
        <w:rPr>
          <w:rFonts w:ascii="Times New Roman" w:hAnsi="Times New Roman" w:cs="Times New Roman"/>
          <w:b/>
          <w:sz w:val="26"/>
          <w:szCs w:val="26"/>
          <w:lang w:val="vi-VN"/>
        </w:rPr>
      </w:pPr>
    </w:p>
    <w:p w14:paraId="29756752" w14:textId="6921D237" w:rsidR="00747474" w:rsidRPr="00A622DF" w:rsidRDefault="005E205B" w:rsidP="005E205B">
      <w:pPr>
        <w:tabs>
          <w:tab w:val="left" w:pos="567"/>
        </w:tabs>
        <w:spacing w:after="120"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 xml:space="preserve">BÌNH DƯƠNG, </w:t>
      </w:r>
      <w:r>
        <w:rPr>
          <w:rFonts w:ascii="Times New Roman" w:hAnsi="Times New Roman" w:cs="Times New Roman"/>
          <w:sz w:val="26"/>
          <w:szCs w:val="26"/>
        </w:rPr>
        <w:t>3</w:t>
      </w:r>
      <w:r w:rsidRPr="00A622DF">
        <w:rPr>
          <w:rFonts w:ascii="Times New Roman" w:hAnsi="Times New Roman" w:cs="Times New Roman"/>
          <w:sz w:val="26"/>
          <w:szCs w:val="26"/>
          <w:lang w:val="vi-VN"/>
        </w:rPr>
        <w:t>/202</w:t>
      </w:r>
      <w:r>
        <w:rPr>
          <w:rFonts w:ascii="Times New Roman" w:hAnsi="Times New Roman" w:cs="Times New Roman"/>
          <w:sz w:val="26"/>
          <w:szCs w:val="26"/>
        </w:rPr>
        <w:t>1</w:t>
      </w:r>
      <w:r w:rsidR="00747474" w:rsidRPr="00A622DF">
        <w:rPr>
          <w:rFonts w:ascii="Times New Roman" w:hAnsi="Times New Roman" w:cs="Times New Roman"/>
          <w:sz w:val="26"/>
          <w:szCs w:val="26"/>
          <w:lang w:val="vi-VN"/>
        </w:rPr>
        <w:br w:type="page"/>
      </w:r>
    </w:p>
    <w:p w14:paraId="18098364" w14:textId="77777777" w:rsidR="00A86F24" w:rsidRPr="00A622DF" w:rsidRDefault="00A86F24" w:rsidP="00650CA2">
      <w:pPr>
        <w:spacing w:before="60" w:after="60" w:line="276" w:lineRule="auto"/>
        <w:jc w:val="center"/>
        <w:rPr>
          <w:rFonts w:ascii="Times New Roman" w:hAnsi="Times New Roman" w:cs="Times New Roman"/>
          <w:b/>
          <w:noProof/>
          <w:sz w:val="26"/>
          <w:szCs w:val="26"/>
          <w:lang w:val="nl-NL"/>
        </w:rPr>
      </w:pPr>
      <w:r w:rsidRPr="00A622DF">
        <w:rPr>
          <w:rFonts w:ascii="Times New Roman" w:hAnsi="Times New Roman" w:cs="Times New Roman"/>
          <w:b/>
          <w:noProof/>
          <w:sz w:val="26"/>
          <w:szCs w:val="26"/>
          <w:lang w:val="nl-NL"/>
        </w:rPr>
        <w:lastRenderedPageBreak/>
        <w:t>TRƯỜNG ĐẠI HỌC THỦ DẦU MỘT</w:t>
      </w:r>
    </w:p>
    <w:p w14:paraId="40025B8F" w14:textId="0A042D38" w:rsidR="00A86F24" w:rsidRPr="00A622DF" w:rsidRDefault="005E205B" w:rsidP="00650CA2">
      <w:pPr>
        <w:spacing w:after="0" w:line="276" w:lineRule="auto"/>
        <w:jc w:val="center"/>
        <w:rPr>
          <w:rFonts w:ascii="Times New Roman" w:hAnsi="Times New Roman" w:cs="Times New Roman"/>
          <w:b/>
          <w:bCs/>
          <w:color w:val="000000"/>
          <w:sz w:val="26"/>
          <w:szCs w:val="26"/>
          <w:lang w:val="nl-NL"/>
        </w:rPr>
      </w:pPr>
      <w:r>
        <w:rPr>
          <w:rFonts w:ascii="Times New Roman" w:hAnsi="Times New Roman" w:cs="Times New Roman"/>
          <w:b/>
          <w:noProof/>
          <w:sz w:val="26"/>
          <w:szCs w:val="26"/>
          <w:lang w:val="nl-NL"/>
        </w:rPr>
        <w:t>VIỆN</w:t>
      </w:r>
      <w:r w:rsidR="00A86F24" w:rsidRPr="00A622DF">
        <w:rPr>
          <w:rFonts w:ascii="Times New Roman" w:hAnsi="Times New Roman" w:cs="Times New Roman"/>
          <w:b/>
          <w:noProof/>
          <w:sz w:val="26"/>
          <w:szCs w:val="26"/>
          <w:lang w:val="nl-NL"/>
        </w:rPr>
        <w:t xml:space="preserve"> KỸ THUẬT – CÔNG NGHỆ</w:t>
      </w:r>
    </w:p>
    <w:p w14:paraId="357F5AAF" w14:textId="77777777" w:rsidR="00A86F24" w:rsidRPr="00A622DF" w:rsidRDefault="00A86F24" w:rsidP="00650CA2">
      <w:pPr>
        <w:spacing w:after="0" w:line="276" w:lineRule="auto"/>
        <w:ind w:firstLine="567"/>
        <w:jc w:val="both"/>
        <w:rPr>
          <w:rFonts w:ascii="Times New Roman" w:hAnsi="Times New Roman" w:cs="Times New Roman"/>
          <w:b/>
          <w:bCs/>
          <w:color w:val="000000"/>
          <w:sz w:val="26"/>
          <w:szCs w:val="26"/>
          <w:lang w:val="nl-NL"/>
        </w:rPr>
      </w:pPr>
    </w:p>
    <w:p w14:paraId="71C6CE54" w14:textId="77777777" w:rsidR="00A86F24" w:rsidRPr="00A622DF" w:rsidRDefault="00A86F24" w:rsidP="00650CA2">
      <w:pPr>
        <w:spacing w:after="0" w:line="276" w:lineRule="auto"/>
        <w:jc w:val="center"/>
        <w:rPr>
          <w:rFonts w:ascii="Times New Roman" w:hAnsi="Times New Roman" w:cs="Times New Roman"/>
          <w:b/>
          <w:bCs/>
          <w:color w:val="000000"/>
          <w:sz w:val="26"/>
          <w:szCs w:val="26"/>
          <w:lang w:val="nl-NL"/>
        </w:rPr>
      </w:pPr>
      <w:r w:rsidRPr="00A622DF">
        <w:rPr>
          <w:rFonts w:ascii="Times New Roman" w:hAnsi="Times New Roman" w:cs="Times New Roman"/>
          <w:b/>
          <w:bCs/>
          <w:color w:val="000000"/>
          <w:sz w:val="26"/>
          <w:szCs w:val="26"/>
          <w:lang w:val="nl-NL"/>
        </w:rPr>
        <w:t>NHẬN XÉT VÀ CHẤM ĐIỂM CỦA GIẢNG VIÊN</w:t>
      </w:r>
    </w:p>
    <w:p w14:paraId="72E655C9" w14:textId="77777777" w:rsidR="00A86F24" w:rsidRPr="00A622DF" w:rsidRDefault="00A86F24" w:rsidP="00650CA2">
      <w:pPr>
        <w:tabs>
          <w:tab w:val="left" w:leader="dot" w:pos="8080"/>
        </w:tabs>
        <w:spacing w:after="0" w:line="276" w:lineRule="auto"/>
        <w:ind w:firstLine="567"/>
        <w:jc w:val="both"/>
        <w:rPr>
          <w:rFonts w:ascii="Times New Roman" w:hAnsi="Times New Roman" w:cs="Times New Roman"/>
          <w:color w:val="000000"/>
          <w:sz w:val="26"/>
          <w:szCs w:val="26"/>
          <w:lang w:val="nl-NL"/>
        </w:rPr>
      </w:pPr>
    </w:p>
    <w:p w14:paraId="0976082B" w14:textId="77777777" w:rsidR="00A86F24" w:rsidRPr="00A622DF" w:rsidRDefault="00A86F24" w:rsidP="00650CA2">
      <w:pPr>
        <w:tabs>
          <w:tab w:val="left" w:leader="dot" w:pos="8080"/>
        </w:tabs>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 xml:space="preserve">Họ và tên giảng viên: </w:t>
      </w:r>
      <w:r w:rsidRPr="00A622DF">
        <w:rPr>
          <w:rFonts w:ascii="Times New Roman" w:hAnsi="Times New Roman" w:cs="Times New Roman"/>
          <w:b/>
          <w:bCs/>
          <w:sz w:val="26"/>
          <w:szCs w:val="26"/>
          <w:lang w:val="nl-NL"/>
        </w:rPr>
        <w:t>Ths. Nguyễn Kim Duy</w:t>
      </w:r>
    </w:p>
    <w:p w14:paraId="10240EC0" w14:textId="77777777" w:rsidR="00A86F24" w:rsidRPr="00A622DF" w:rsidRDefault="00A86F24" w:rsidP="00650CA2">
      <w:pPr>
        <w:spacing w:after="0" w:line="276" w:lineRule="auto"/>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 xml:space="preserve">Tên đề tài: </w:t>
      </w:r>
    </w:p>
    <w:p w14:paraId="525686E8" w14:textId="77777777" w:rsidR="00A86F24" w:rsidRPr="00A622DF" w:rsidRDefault="00A86F24" w:rsidP="00650CA2">
      <w:pPr>
        <w:spacing w:after="0" w:line="276" w:lineRule="auto"/>
        <w:jc w:val="center"/>
        <w:rPr>
          <w:rFonts w:ascii="Times New Roman" w:hAnsi="Times New Roman" w:cs="Times New Roman"/>
          <w:sz w:val="26"/>
          <w:szCs w:val="26"/>
          <w:lang w:val="vi-VN"/>
        </w:rPr>
      </w:pPr>
      <w:r w:rsidRPr="00A622DF">
        <w:rPr>
          <w:rFonts w:ascii="Times New Roman" w:hAnsi="Times New Roman" w:cs="Times New Roman"/>
          <w:b/>
          <w:color w:val="000000" w:themeColor="text1"/>
          <w:sz w:val="26"/>
          <w:szCs w:val="26"/>
          <w:lang w:val="nl-NL"/>
        </w:rPr>
        <w:t xml:space="preserve">XÂY DỰNG ỨNG DỤNG ANDROID </w:t>
      </w:r>
      <w:r w:rsidRPr="00A622DF">
        <w:rPr>
          <w:rFonts w:ascii="Times New Roman" w:hAnsi="Times New Roman" w:cs="Times New Roman"/>
          <w:b/>
          <w:color w:val="000000" w:themeColor="text1"/>
          <w:sz w:val="26"/>
          <w:szCs w:val="26"/>
          <w:lang w:val="vi-VN"/>
        </w:rPr>
        <w:t>QUẢN LÍ HOẠT ĐỘNG CÁ NHÂN</w:t>
      </w:r>
    </w:p>
    <w:p w14:paraId="5C826419" w14:textId="77777777" w:rsidR="00A86F24" w:rsidRPr="00A622DF" w:rsidRDefault="00A86F24" w:rsidP="00650CA2">
      <w:pPr>
        <w:spacing w:after="0" w:line="276" w:lineRule="auto"/>
        <w:ind w:firstLine="567"/>
        <w:jc w:val="both"/>
        <w:rPr>
          <w:rFonts w:ascii="Times New Roman" w:hAnsi="Times New Roman" w:cs="Times New Roman"/>
          <w:sz w:val="26"/>
          <w:szCs w:val="26"/>
          <w:lang w:val="nl-NL"/>
        </w:rPr>
      </w:pPr>
      <w:r w:rsidRPr="00A622DF">
        <w:rPr>
          <w:rFonts w:ascii="Times New Roman" w:hAnsi="Times New Roman" w:cs="Times New Roman"/>
          <w:color w:val="000000"/>
          <w:sz w:val="26"/>
          <w:szCs w:val="26"/>
          <w:lang w:val="nl-NL"/>
        </w:rPr>
        <w:t xml:space="preserve">Nội dung nhận xét: </w:t>
      </w:r>
    </w:p>
    <w:p w14:paraId="1146E98D" w14:textId="77777777" w:rsidR="00A86F24" w:rsidRPr="00A622DF" w:rsidRDefault="00A86F24" w:rsidP="00650CA2">
      <w:pPr>
        <w:tabs>
          <w:tab w:val="left" w:leader="dot" w:pos="9720"/>
        </w:tabs>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ab/>
      </w:r>
    </w:p>
    <w:p w14:paraId="687A9139" w14:textId="77777777" w:rsidR="00A86F24" w:rsidRPr="00A622DF" w:rsidRDefault="00A86F24" w:rsidP="00650CA2">
      <w:pPr>
        <w:tabs>
          <w:tab w:val="left" w:leader="dot" w:pos="9720"/>
        </w:tabs>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ab/>
      </w:r>
    </w:p>
    <w:p w14:paraId="41223117" w14:textId="77777777" w:rsidR="00A86F24" w:rsidRPr="00A622DF" w:rsidRDefault="00A86F24" w:rsidP="00650CA2">
      <w:pPr>
        <w:tabs>
          <w:tab w:val="left" w:leader="dot" w:pos="9720"/>
        </w:tabs>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ab/>
      </w:r>
    </w:p>
    <w:p w14:paraId="57C22315" w14:textId="77777777" w:rsidR="00A86F24" w:rsidRPr="00A622DF" w:rsidRDefault="00A86F24" w:rsidP="00650CA2">
      <w:pPr>
        <w:tabs>
          <w:tab w:val="left" w:leader="dot" w:pos="9720"/>
        </w:tabs>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ab/>
      </w:r>
    </w:p>
    <w:p w14:paraId="4DC8D3C4" w14:textId="77777777" w:rsidR="00A86F24" w:rsidRPr="00A622DF" w:rsidRDefault="0059052C" w:rsidP="00650CA2">
      <w:pPr>
        <w:spacing w:after="0" w:line="276" w:lineRule="auto"/>
        <w:jc w:val="both"/>
        <w:rPr>
          <w:rFonts w:ascii="Times New Roman" w:hAnsi="Times New Roman" w:cs="Times New Roman"/>
          <w:b/>
          <w:color w:val="000000"/>
          <w:sz w:val="26"/>
          <w:szCs w:val="26"/>
          <w:lang w:val="nl-NL"/>
        </w:rPr>
      </w:pPr>
      <w:r w:rsidRPr="00A622DF">
        <w:rPr>
          <w:rFonts w:ascii="Times New Roman" w:hAnsi="Times New Roman" w:cs="Times New Roman"/>
          <w:color w:val="000000"/>
          <w:sz w:val="26"/>
          <w:szCs w:val="26"/>
          <w:lang w:val="nl-NL"/>
        </w:rPr>
        <w:tab/>
      </w:r>
      <w:r w:rsidRPr="00A622DF">
        <w:rPr>
          <w:rFonts w:ascii="Times New Roman" w:hAnsi="Times New Roman" w:cs="Times New Roman"/>
          <w:color w:val="000000"/>
          <w:sz w:val="26"/>
          <w:szCs w:val="26"/>
          <w:lang w:val="nl-NL"/>
        </w:rPr>
        <w:tab/>
      </w:r>
      <w:r w:rsidR="00A86F24" w:rsidRPr="00A622DF">
        <w:rPr>
          <w:rFonts w:ascii="Times New Roman" w:hAnsi="Times New Roman" w:cs="Times New Roman"/>
          <w:b/>
          <w:color w:val="000000"/>
          <w:sz w:val="26"/>
          <w:szCs w:val="26"/>
          <w:lang w:val="nl-NL"/>
        </w:rPr>
        <w:t>Điể</w:t>
      </w:r>
      <w:r w:rsidRPr="00A622DF">
        <w:rPr>
          <w:rFonts w:ascii="Times New Roman" w:hAnsi="Times New Roman" w:cs="Times New Roman"/>
          <w:b/>
          <w:color w:val="000000"/>
          <w:sz w:val="26"/>
          <w:szCs w:val="26"/>
          <w:lang w:val="nl-NL"/>
        </w:rPr>
        <w:t>m:</w:t>
      </w:r>
    </w:p>
    <w:p w14:paraId="2C70D8B3" w14:textId="77777777" w:rsidR="00A86F24" w:rsidRPr="00A622DF" w:rsidRDefault="00A86F24" w:rsidP="00650CA2">
      <w:pPr>
        <w:tabs>
          <w:tab w:val="left" w:leader="dot" w:pos="5954"/>
        </w:tabs>
        <w:spacing w:after="0" w:line="276" w:lineRule="auto"/>
        <w:ind w:firstLine="1701"/>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Bằng số: </w:t>
      </w:r>
      <w:r w:rsidRPr="00A622DF">
        <w:rPr>
          <w:rFonts w:ascii="Times New Roman" w:hAnsi="Times New Roman" w:cs="Times New Roman"/>
          <w:color w:val="000000"/>
          <w:sz w:val="26"/>
          <w:szCs w:val="26"/>
          <w:lang w:val="nl-NL"/>
        </w:rPr>
        <w:tab/>
      </w:r>
    </w:p>
    <w:p w14:paraId="00362459" w14:textId="77777777" w:rsidR="00A86F24" w:rsidRPr="00A622DF" w:rsidRDefault="00A86F24" w:rsidP="00650CA2">
      <w:pPr>
        <w:tabs>
          <w:tab w:val="left" w:leader="dot" w:pos="5954"/>
        </w:tabs>
        <w:spacing w:after="0" w:line="276" w:lineRule="auto"/>
        <w:ind w:firstLine="1701"/>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Bằng chữ:</w:t>
      </w:r>
      <w:r w:rsidRPr="00A622DF">
        <w:rPr>
          <w:rFonts w:ascii="Times New Roman" w:hAnsi="Times New Roman" w:cs="Times New Roman"/>
          <w:color w:val="000000"/>
          <w:sz w:val="26"/>
          <w:szCs w:val="26"/>
          <w:lang w:val="nl-NL"/>
        </w:rPr>
        <w:tab/>
      </w:r>
    </w:p>
    <w:p w14:paraId="381D0B3A" w14:textId="77777777" w:rsidR="00A86F24" w:rsidRPr="00A622DF" w:rsidRDefault="00A86F24" w:rsidP="00650CA2">
      <w:pPr>
        <w:spacing w:after="0" w:line="276" w:lineRule="auto"/>
        <w:ind w:firstLine="567"/>
        <w:jc w:val="both"/>
        <w:rPr>
          <w:rFonts w:ascii="Times New Roman" w:hAnsi="Times New Roman" w:cs="Times New Roman"/>
          <w:color w:val="000000"/>
          <w:sz w:val="26"/>
          <w:szCs w:val="26"/>
          <w:lang w:val="nl-NL"/>
        </w:rPr>
      </w:pPr>
    </w:p>
    <w:tbl>
      <w:tblPr>
        <w:tblW w:w="0" w:type="auto"/>
        <w:tblCellMar>
          <w:left w:w="0" w:type="dxa"/>
          <w:right w:w="0" w:type="dxa"/>
        </w:tblCellMar>
        <w:tblLook w:val="0000" w:firstRow="0" w:lastRow="0" w:firstColumn="0" w:lastColumn="0" w:noHBand="0" w:noVBand="0"/>
      </w:tblPr>
      <w:tblGrid>
        <w:gridCol w:w="4488"/>
        <w:gridCol w:w="4583"/>
      </w:tblGrid>
      <w:tr w:rsidR="00A86F24" w:rsidRPr="00474158" w14:paraId="7976B530" w14:textId="77777777" w:rsidTr="007B30DF">
        <w:tc>
          <w:tcPr>
            <w:tcW w:w="4788" w:type="dxa"/>
            <w:tcMar>
              <w:top w:w="0" w:type="dxa"/>
              <w:left w:w="108" w:type="dxa"/>
              <w:bottom w:w="0" w:type="dxa"/>
              <w:right w:w="108" w:type="dxa"/>
            </w:tcMar>
          </w:tcPr>
          <w:p w14:paraId="4D447FF2" w14:textId="77777777" w:rsidR="00A86F24" w:rsidRPr="00A622DF" w:rsidRDefault="00A86F24" w:rsidP="00650CA2">
            <w:pPr>
              <w:spacing w:after="0" w:line="276" w:lineRule="auto"/>
              <w:ind w:firstLine="567"/>
              <w:jc w:val="both"/>
              <w:rPr>
                <w:rFonts w:ascii="Times New Roman" w:eastAsiaTheme="minorHAnsi" w:hAnsi="Times New Roman" w:cs="Times New Roman"/>
                <w:sz w:val="26"/>
                <w:szCs w:val="26"/>
                <w:lang w:val="nl-NL"/>
              </w:rPr>
            </w:pPr>
          </w:p>
        </w:tc>
        <w:tc>
          <w:tcPr>
            <w:tcW w:w="4788" w:type="dxa"/>
            <w:tcMar>
              <w:top w:w="0" w:type="dxa"/>
              <w:left w:w="108" w:type="dxa"/>
              <w:bottom w:w="0" w:type="dxa"/>
              <w:right w:w="108" w:type="dxa"/>
            </w:tcMar>
          </w:tcPr>
          <w:p w14:paraId="57ED40E7" w14:textId="77777777" w:rsidR="00A86F24" w:rsidRPr="00A622DF" w:rsidRDefault="00A86F24" w:rsidP="00650CA2">
            <w:pPr>
              <w:spacing w:after="0" w:line="276" w:lineRule="auto"/>
              <w:ind w:firstLine="567"/>
              <w:jc w:val="center"/>
              <w:rPr>
                <w:rFonts w:ascii="Times New Roman" w:eastAsiaTheme="minorHAnsi" w:hAnsi="Times New Roman" w:cs="Times New Roman"/>
                <w:sz w:val="26"/>
                <w:szCs w:val="26"/>
                <w:lang w:val="nl-NL"/>
              </w:rPr>
            </w:pPr>
            <w:r w:rsidRPr="00A622DF">
              <w:rPr>
                <w:rFonts w:ascii="Times New Roman" w:eastAsiaTheme="minorHAnsi" w:hAnsi="Times New Roman" w:cs="Times New Roman"/>
                <w:b/>
                <w:bCs/>
                <w:sz w:val="26"/>
                <w:szCs w:val="26"/>
                <w:lang w:val="nl-NL"/>
              </w:rPr>
              <w:t>GIẢNG VIÊN CHẤM</w:t>
            </w:r>
          </w:p>
          <w:p w14:paraId="43DFBD87" w14:textId="77777777" w:rsidR="00A86F24" w:rsidRPr="00A622DF" w:rsidRDefault="00A86F24" w:rsidP="00650CA2">
            <w:pPr>
              <w:spacing w:after="0" w:line="276" w:lineRule="auto"/>
              <w:ind w:firstLine="567"/>
              <w:jc w:val="center"/>
              <w:rPr>
                <w:rFonts w:ascii="Times New Roman" w:eastAsiaTheme="minorHAnsi" w:hAnsi="Times New Roman" w:cs="Times New Roman"/>
                <w:sz w:val="26"/>
                <w:szCs w:val="26"/>
                <w:lang w:val="nl-NL"/>
              </w:rPr>
            </w:pPr>
            <w:r w:rsidRPr="00A622DF">
              <w:rPr>
                <w:rFonts w:ascii="Times New Roman" w:eastAsiaTheme="minorHAnsi" w:hAnsi="Times New Roman" w:cs="Times New Roman"/>
                <w:i/>
                <w:iCs/>
                <w:sz w:val="26"/>
                <w:szCs w:val="26"/>
                <w:lang w:val="nl-NL"/>
              </w:rPr>
              <w:t>(Ký, ghi rõ họ tên)</w:t>
            </w:r>
          </w:p>
        </w:tc>
      </w:tr>
    </w:tbl>
    <w:p w14:paraId="5A11E7C6" w14:textId="77777777" w:rsidR="00A86F24" w:rsidRPr="00A622DF" w:rsidRDefault="00A86F24" w:rsidP="00650CA2">
      <w:pPr>
        <w:spacing w:after="0" w:line="276" w:lineRule="auto"/>
        <w:ind w:firstLine="567"/>
        <w:jc w:val="both"/>
        <w:rPr>
          <w:rFonts w:ascii="Times New Roman" w:hAnsi="Times New Roman" w:cs="Times New Roman"/>
          <w:color w:val="000000"/>
          <w:sz w:val="26"/>
          <w:szCs w:val="26"/>
          <w:lang w:val="nl-NL"/>
        </w:rPr>
      </w:pPr>
      <w:r w:rsidRPr="00A622DF">
        <w:rPr>
          <w:rFonts w:ascii="Times New Roman" w:hAnsi="Times New Roman" w:cs="Times New Roman"/>
          <w:color w:val="000000"/>
          <w:sz w:val="26"/>
          <w:szCs w:val="26"/>
          <w:lang w:val="nl-NL"/>
        </w:rPr>
        <w:t> </w:t>
      </w:r>
    </w:p>
    <w:p w14:paraId="7BF58226" w14:textId="77777777" w:rsidR="00962FB3" w:rsidRPr="00A622DF" w:rsidRDefault="00962FB3" w:rsidP="00650CA2">
      <w:pPr>
        <w:spacing w:after="0" w:line="276" w:lineRule="auto"/>
        <w:ind w:firstLine="567"/>
        <w:jc w:val="both"/>
        <w:rPr>
          <w:rFonts w:ascii="Times New Roman" w:hAnsi="Times New Roman" w:cs="Times New Roman"/>
          <w:color w:val="000000"/>
          <w:sz w:val="26"/>
          <w:szCs w:val="26"/>
          <w:lang w:val="nl-NL"/>
        </w:rPr>
      </w:pPr>
    </w:p>
    <w:p w14:paraId="148EE93D" w14:textId="77777777" w:rsidR="00962FB3" w:rsidRPr="00A622DF" w:rsidRDefault="00962FB3" w:rsidP="00650CA2">
      <w:pPr>
        <w:spacing w:after="0" w:line="276" w:lineRule="auto"/>
        <w:ind w:firstLine="567"/>
        <w:jc w:val="both"/>
        <w:rPr>
          <w:rFonts w:ascii="Times New Roman" w:hAnsi="Times New Roman" w:cs="Times New Roman"/>
          <w:color w:val="000000"/>
          <w:sz w:val="26"/>
          <w:szCs w:val="26"/>
          <w:lang w:val="nl-NL"/>
        </w:rPr>
      </w:pPr>
    </w:p>
    <w:p w14:paraId="49967F55" w14:textId="77777777" w:rsidR="00962FB3" w:rsidRPr="00A622DF" w:rsidRDefault="00962FB3" w:rsidP="00650CA2">
      <w:pPr>
        <w:spacing w:after="0" w:line="276" w:lineRule="auto"/>
        <w:ind w:firstLine="567"/>
        <w:jc w:val="both"/>
        <w:rPr>
          <w:rFonts w:ascii="Times New Roman" w:hAnsi="Times New Roman" w:cs="Times New Roman"/>
          <w:color w:val="000000"/>
          <w:sz w:val="26"/>
          <w:szCs w:val="26"/>
          <w:lang w:val="nl-NL"/>
        </w:rPr>
      </w:pPr>
    </w:p>
    <w:p w14:paraId="2D9FC63B" w14:textId="77777777" w:rsidR="00A86F24" w:rsidRPr="00A622DF" w:rsidRDefault="00A86F24" w:rsidP="00650CA2">
      <w:pPr>
        <w:spacing w:after="0" w:line="276" w:lineRule="auto"/>
        <w:ind w:firstLine="567"/>
        <w:jc w:val="both"/>
        <w:rPr>
          <w:rFonts w:ascii="Times New Roman" w:hAnsi="Times New Roman" w:cs="Times New Roman"/>
          <w:i/>
          <w:sz w:val="26"/>
          <w:szCs w:val="26"/>
          <w:lang w:val="nl-NL"/>
        </w:rPr>
      </w:pPr>
    </w:p>
    <w:p w14:paraId="6584A3EB" w14:textId="77777777" w:rsidR="00A86F24" w:rsidRPr="00A622DF" w:rsidRDefault="00A86F24" w:rsidP="00650CA2">
      <w:pPr>
        <w:tabs>
          <w:tab w:val="center" w:pos="7230"/>
        </w:tabs>
        <w:spacing w:after="0" w:line="276" w:lineRule="auto"/>
        <w:ind w:firstLine="567"/>
        <w:jc w:val="both"/>
        <w:rPr>
          <w:rFonts w:ascii="Times New Roman" w:hAnsi="Times New Roman" w:cs="Times New Roman"/>
          <w:b/>
          <w:i/>
          <w:sz w:val="26"/>
          <w:szCs w:val="26"/>
          <w:lang w:val="nl-NL"/>
        </w:rPr>
      </w:pPr>
      <w:r w:rsidRPr="00A622DF">
        <w:rPr>
          <w:rFonts w:ascii="Times New Roman" w:hAnsi="Times New Roman" w:cs="Times New Roman"/>
          <w:b/>
          <w:sz w:val="26"/>
          <w:szCs w:val="26"/>
          <w:lang w:val="nl-NL"/>
        </w:rPr>
        <w:tab/>
        <w:t xml:space="preserve">ThS. </w:t>
      </w:r>
      <w:r w:rsidRPr="00A622DF">
        <w:rPr>
          <w:rFonts w:ascii="Times New Roman" w:hAnsi="Times New Roman" w:cs="Times New Roman"/>
          <w:b/>
          <w:bCs/>
          <w:sz w:val="26"/>
          <w:szCs w:val="26"/>
          <w:lang w:val="vi-VN"/>
        </w:rPr>
        <w:t>Nguyễn Kim Duy</w:t>
      </w:r>
    </w:p>
    <w:p w14:paraId="2C914A16" w14:textId="77777777" w:rsidR="001412AB" w:rsidRPr="00A622DF" w:rsidRDefault="00A86F24" w:rsidP="00650CA2">
      <w:pPr>
        <w:pStyle w:val="Heading1"/>
        <w:spacing w:line="276" w:lineRule="auto"/>
        <w:jc w:val="center"/>
        <w:rPr>
          <w:rFonts w:ascii="Times New Roman" w:hAnsi="Times New Roman" w:cs="Times New Roman"/>
          <w:b/>
          <w:color w:val="auto"/>
          <w:sz w:val="26"/>
          <w:szCs w:val="26"/>
          <w:lang w:eastAsia="en-US"/>
        </w:rPr>
      </w:pPr>
      <w:r w:rsidRPr="00A622DF">
        <w:rPr>
          <w:rFonts w:ascii="Times New Roman" w:hAnsi="Times New Roman" w:cs="Times New Roman"/>
          <w:sz w:val="26"/>
          <w:szCs w:val="26"/>
          <w:lang w:val="nl-NL"/>
        </w:rPr>
        <w:br w:type="page"/>
      </w:r>
      <w:bookmarkStart w:id="0" w:name="_Toc68038621"/>
      <w:r w:rsidR="001412AB" w:rsidRPr="00A622DF">
        <w:rPr>
          <w:rFonts w:ascii="Times New Roman" w:hAnsi="Times New Roman" w:cs="Times New Roman"/>
          <w:b/>
          <w:color w:val="auto"/>
          <w:sz w:val="26"/>
          <w:szCs w:val="26"/>
          <w:lang w:val="vi-VN"/>
        </w:rPr>
        <w:lastRenderedPageBreak/>
        <w:t>MỞ ĐẦU</w:t>
      </w:r>
      <w:bookmarkEnd w:id="0"/>
    </w:p>
    <w:p w14:paraId="3D633690" w14:textId="3CB30B26" w:rsidR="00DD25B7" w:rsidRDefault="001412AB" w:rsidP="00650CA2">
      <w:pPr>
        <w:spacing w:line="276" w:lineRule="auto"/>
        <w:jc w:val="both"/>
        <w:rPr>
          <w:rFonts w:ascii="Times New Roman" w:eastAsiaTheme="majorEastAsia" w:hAnsi="Times New Roman" w:cs="Times New Roman"/>
          <w:sz w:val="26"/>
          <w:szCs w:val="26"/>
          <w:lang w:eastAsia="en-US"/>
        </w:rPr>
      </w:pPr>
      <w:r w:rsidRPr="00A622DF">
        <w:rPr>
          <w:rFonts w:ascii="Times New Roman" w:eastAsiaTheme="majorEastAsia" w:hAnsi="Times New Roman" w:cs="Times New Roman"/>
          <w:sz w:val="26"/>
          <w:szCs w:val="26"/>
          <w:lang w:val="vi-VN" w:eastAsia="en-US"/>
        </w:rPr>
        <w:t>Hiện nay, cùng với sự phát triển của xã hội</w:t>
      </w:r>
      <w:r w:rsidR="005F2787" w:rsidRPr="00A622DF">
        <w:rPr>
          <w:rFonts w:ascii="Times New Roman" w:eastAsiaTheme="majorEastAsia" w:hAnsi="Times New Roman" w:cs="Times New Roman"/>
          <w:sz w:val="26"/>
          <w:szCs w:val="26"/>
          <w:lang w:val="vi-VN" w:eastAsia="en-US"/>
        </w:rPr>
        <w:t>, chúng ta ngày càng có nhiều hoạt động dành cho bản thân hoặc dành cho công việc. Tuy vậy, quỹ thời gian một ngày của mỗi người đều có hạn. Do đó</w:t>
      </w:r>
      <w:r w:rsidR="00DD25B7">
        <w:rPr>
          <w:rFonts w:ascii="Times New Roman" w:eastAsiaTheme="majorEastAsia" w:hAnsi="Times New Roman" w:cs="Times New Roman"/>
          <w:sz w:val="26"/>
          <w:szCs w:val="26"/>
          <w:lang w:eastAsia="en-US"/>
        </w:rPr>
        <w:t xml:space="preserve"> c</w:t>
      </w:r>
      <w:r w:rsidR="00DD25B7" w:rsidRPr="00DD25B7">
        <w:rPr>
          <w:rFonts w:ascii="Times New Roman" w:eastAsiaTheme="majorEastAsia" w:hAnsi="Times New Roman" w:cs="Times New Roman"/>
          <w:sz w:val="26"/>
          <w:szCs w:val="26"/>
          <w:lang w:eastAsia="en-US"/>
        </w:rPr>
        <w:t>ó nhiều người không biết cách quản lý tiền bạc thường đổ lỗi cho hoàn cảnh và cho rằng bản thân mình kiếm được quá ít tiền</w:t>
      </w:r>
      <w:r w:rsidR="00DD25B7">
        <w:rPr>
          <w:rFonts w:ascii="Times New Roman" w:eastAsiaTheme="majorEastAsia" w:hAnsi="Times New Roman" w:cs="Times New Roman"/>
          <w:sz w:val="26"/>
          <w:szCs w:val="26"/>
          <w:lang w:eastAsia="en-US"/>
        </w:rPr>
        <w:t xml:space="preserve"> và không có thời gian để quản lý tài chính của mình</w:t>
      </w:r>
      <w:r w:rsidR="00DD25B7" w:rsidRPr="00DD25B7">
        <w:rPr>
          <w:rFonts w:ascii="Times New Roman" w:eastAsiaTheme="majorEastAsia" w:hAnsi="Times New Roman" w:cs="Times New Roman"/>
          <w:sz w:val="26"/>
          <w:szCs w:val="26"/>
          <w:lang w:eastAsia="en-US"/>
        </w:rPr>
        <w:t>, thu không đủ chi vì vậy họ tự cho phép bản thân luôn rơi vào tình thế “rỗng ví” ngày này qua ngày khác. Thế nhưng, theo các chuyên gia về tài chính, người có tiền và người không có tiền chỉ khác nhau ở cách chi tiêu</w:t>
      </w:r>
      <w:r w:rsidR="00AA12F2">
        <w:rPr>
          <w:rFonts w:ascii="Times New Roman" w:eastAsiaTheme="majorEastAsia" w:hAnsi="Times New Roman" w:cs="Times New Roman"/>
          <w:sz w:val="26"/>
          <w:szCs w:val="26"/>
          <w:lang w:eastAsia="en-US"/>
        </w:rPr>
        <w:t>.</w:t>
      </w:r>
    </w:p>
    <w:p w14:paraId="1534D2F0" w14:textId="476862EC" w:rsidR="00DD25B7" w:rsidRPr="00AA12F2" w:rsidRDefault="00DD25B7" w:rsidP="00650CA2">
      <w:pPr>
        <w:spacing w:line="276" w:lineRule="auto"/>
        <w:jc w:val="both"/>
        <w:rPr>
          <w:rFonts w:ascii="Times New Roman" w:eastAsiaTheme="majorEastAsia" w:hAnsi="Times New Roman" w:cs="Times New Roman"/>
          <w:sz w:val="26"/>
          <w:szCs w:val="26"/>
          <w:lang w:val="vi-VN" w:eastAsia="en-US"/>
        </w:rPr>
      </w:pPr>
      <w:r w:rsidRPr="00DD25B7">
        <w:rPr>
          <w:rFonts w:ascii="Times New Roman" w:eastAsiaTheme="majorEastAsia" w:hAnsi="Times New Roman" w:cs="Times New Roman"/>
          <w:sz w:val="26"/>
          <w:szCs w:val="26"/>
          <w:lang w:eastAsia="en-US"/>
        </w:rPr>
        <w:t>App quản lý chi tiêu hay còn gọi là ứng dụng quản lý chi tiêu được thiết kế nhằm mục đích ghi lại các thông tin chi tiêu, lập kế hoạch và định hướng tài chính trong tương lai cho người sử dụng. Việc này giúp mỗi người có cái nhìn tổng quan về mức thu chi hàng tháng từ đó sẽ dễ dàng hơn khi phân bổ tiền bạc vào các danh mục cần thiết và quan trọng trong cuộc sống. </w:t>
      </w:r>
    </w:p>
    <w:p w14:paraId="5F355661" w14:textId="77777777" w:rsidR="00DD25B7" w:rsidRDefault="00DD25B7" w:rsidP="00DD25B7">
      <w:pPr>
        <w:spacing w:line="276" w:lineRule="auto"/>
        <w:jc w:val="both"/>
        <w:rPr>
          <w:rFonts w:ascii="Times New Roman" w:eastAsiaTheme="majorEastAsia" w:hAnsi="Times New Roman" w:cs="Times New Roman"/>
          <w:sz w:val="26"/>
          <w:szCs w:val="26"/>
          <w:lang w:val="vi-VN" w:eastAsia="en-US"/>
        </w:rPr>
      </w:pPr>
      <w:r w:rsidRPr="00A622DF">
        <w:rPr>
          <w:rFonts w:ascii="Times New Roman" w:eastAsiaTheme="majorEastAsia" w:hAnsi="Times New Roman" w:cs="Times New Roman"/>
          <w:sz w:val="26"/>
          <w:szCs w:val="26"/>
          <w:lang w:val="vi-VN" w:eastAsia="en-US"/>
        </w:rPr>
        <w:t xml:space="preserve">Chính vì thế, cùng với sự hỗ trợ của công nghệ kĩ thuật, nhóm chúng em quyết định xây dựng ứng dụng android “Quản lí </w:t>
      </w:r>
      <w:r>
        <w:rPr>
          <w:rFonts w:ascii="Times New Roman" w:eastAsiaTheme="majorEastAsia" w:hAnsi="Times New Roman" w:cs="Times New Roman"/>
          <w:sz w:val="26"/>
          <w:szCs w:val="26"/>
          <w:lang w:eastAsia="en-US"/>
        </w:rPr>
        <w:t>chi tiêu</w:t>
      </w:r>
      <w:r w:rsidRPr="00A622DF">
        <w:rPr>
          <w:rFonts w:ascii="Times New Roman" w:eastAsiaTheme="majorEastAsia" w:hAnsi="Times New Roman" w:cs="Times New Roman"/>
          <w:sz w:val="26"/>
          <w:szCs w:val="26"/>
          <w:lang w:val="vi-VN" w:eastAsia="en-US"/>
        </w:rPr>
        <w:t xml:space="preserve">”. Ứng dụng “Quản lí </w:t>
      </w:r>
      <w:r>
        <w:rPr>
          <w:rFonts w:ascii="Times New Roman" w:eastAsiaTheme="majorEastAsia" w:hAnsi="Times New Roman" w:cs="Times New Roman"/>
          <w:sz w:val="26"/>
          <w:szCs w:val="26"/>
          <w:lang w:eastAsia="en-US"/>
        </w:rPr>
        <w:t>chi tiêu</w:t>
      </w:r>
      <w:r w:rsidRPr="00A622DF">
        <w:rPr>
          <w:rFonts w:ascii="Times New Roman" w:eastAsiaTheme="majorEastAsia" w:hAnsi="Times New Roman" w:cs="Times New Roman"/>
          <w:sz w:val="26"/>
          <w:szCs w:val="26"/>
          <w:lang w:val="vi-VN" w:eastAsia="en-US"/>
        </w:rPr>
        <w:t>” giúp người dùng lưu trữ các</w:t>
      </w:r>
      <w:r>
        <w:rPr>
          <w:rFonts w:ascii="Times New Roman" w:eastAsiaTheme="majorEastAsia" w:hAnsi="Times New Roman" w:cs="Times New Roman"/>
          <w:sz w:val="26"/>
          <w:szCs w:val="26"/>
          <w:lang w:eastAsia="en-US"/>
        </w:rPr>
        <w:t xml:space="preserve"> chi phí</w:t>
      </w:r>
      <w:r w:rsidRPr="00A622DF">
        <w:rPr>
          <w:rFonts w:ascii="Times New Roman" w:eastAsiaTheme="majorEastAsia" w:hAnsi="Times New Roman" w:cs="Times New Roman"/>
          <w:sz w:val="26"/>
          <w:szCs w:val="26"/>
          <w:lang w:val="vi-VN" w:eastAsia="en-US"/>
        </w:rPr>
        <w:t xml:space="preserve"> </w:t>
      </w:r>
      <w:r>
        <w:rPr>
          <w:rFonts w:ascii="Times New Roman" w:eastAsiaTheme="majorEastAsia" w:hAnsi="Times New Roman" w:cs="Times New Roman"/>
          <w:sz w:val="26"/>
          <w:szCs w:val="26"/>
          <w:lang w:eastAsia="en-US"/>
        </w:rPr>
        <w:t xml:space="preserve">chi tiêu </w:t>
      </w:r>
      <w:r w:rsidRPr="00A622DF">
        <w:rPr>
          <w:rFonts w:ascii="Times New Roman" w:eastAsiaTheme="majorEastAsia" w:hAnsi="Times New Roman" w:cs="Times New Roman"/>
          <w:sz w:val="26"/>
          <w:szCs w:val="26"/>
          <w:lang w:val="vi-VN" w:eastAsia="en-US"/>
        </w:rPr>
        <w:t xml:space="preserve">. Ứng dụng này cũng giúp hạn chế việc người dùng bỏ quên công việc mình cần phải làm. Hơn thế nữa, ứng dụng “Quản lí </w:t>
      </w:r>
      <w:r>
        <w:rPr>
          <w:rFonts w:ascii="Times New Roman" w:eastAsiaTheme="majorEastAsia" w:hAnsi="Times New Roman" w:cs="Times New Roman"/>
          <w:sz w:val="26"/>
          <w:szCs w:val="26"/>
          <w:lang w:eastAsia="en-US"/>
        </w:rPr>
        <w:t>chi tiêu</w:t>
      </w:r>
      <w:r w:rsidRPr="00A622DF">
        <w:rPr>
          <w:rFonts w:ascii="Times New Roman" w:eastAsiaTheme="majorEastAsia" w:hAnsi="Times New Roman" w:cs="Times New Roman"/>
          <w:sz w:val="26"/>
          <w:szCs w:val="26"/>
          <w:lang w:val="vi-VN" w:eastAsia="en-US"/>
        </w:rPr>
        <w:t>” có thể giúp người dùng có cái nhìn tổng quát về tất cả công việc mình cần phải làm. Đặc biệt, ứng dụng này có thể hỗ trợ người dùng sắp xếp các hoạt động một cách thuận tiện.</w:t>
      </w:r>
    </w:p>
    <w:p w14:paraId="4FA8FA75" w14:textId="209D48E0"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4D018234" w14:textId="4DECF402"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1659D8E1" w14:textId="0FE1F5A6"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6A99A6D6" w14:textId="23A24F2A"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24C3B58F" w14:textId="0318E461"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6CFDFDE8" w14:textId="67028E9D"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68260C00" w14:textId="16A75C94"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2D9767EB" w14:textId="247A6728"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06D439A2" w14:textId="16B3B600"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0759CFAE" w14:textId="1B810A19"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406D2A4A" w14:textId="36FC1E1E"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011C3873" w14:textId="77777777" w:rsidR="00DD25B7" w:rsidRDefault="00DD25B7" w:rsidP="00650CA2">
      <w:pPr>
        <w:spacing w:line="276" w:lineRule="auto"/>
        <w:jc w:val="both"/>
        <w:rPr>
          <w:rFonts w:ascii="Times New Roman" w:eastAsiaTheme="majorEastAsia" w:hAnsi="Times New Roman" w:cs="Times New Roman"/>
          <w:sz w:val="26"/>
          <w:szCs w:val="26"/>
          <w:lang w:val="vi-VN" w:eastAsia="en-US"/>
        </w:rPr>
      </w:pPr>
    </w:p>
    <w:p w14:paraId="5CD3EE0E" w14:textId="1FD222CD" w:rsidR="001412AB" w:rsidRPr="00A622DF" w:rsidRDefault="001412AB" w:rsidP="00650CA2">
      <w:pPr>
        <w:spacing w:line="276" w:lineRule="auto"/>
        <w:jc w:val="both"/>
        <w:rPr>
          <w:rFonts w:ascii="Times New Roman" w:eastAsiaTheme="majorEastAsia" w:hAnsi="Times New Roman" w:cs="Times New Roman"/>
          <w:color w:val="2E74B5" w:themeColor="accent1" w:themeShade="BF"/>
          <w:sz w:val="26"/>
          <w:szCs w:val="26"/>
          <w:lang w:val="vi-VN" w:eastAsia="en-US"/>
        </w:rPr>
      </w:pPr>
      <w:r w:rsidRPr="00A622DF">
        <w:rPr>
          <w:rFonts w:ascii="Times New Roman" w:eastAsiaTheme="majorEastAsia" w:hAnsi="Times New Roman" w:cs="Times New Roman"/>
          <w:color w:val="2E74B5" w:themeColor="accent1" w:themeShade="BF"/>
          <w:sz w:val="26"/>
          <w:szCs w:val="26"/>
          <w:lang w:val="vi-VN" w:eastAsia="en-US"/>
        </w:rPr>
        <w:br w:type="page"/>
      </w:r>
    </w:p>
    <w:sdt>
      <w:sdtPr>
        <w:rPr>
          <w:rFonts w:ascii="Times New Roman" w:eastAsiaTheme="minorEastAsia" w:hAnsi="Times New Roman" w:cs="Times New Roman"/>
          <w:color w:val="auto"/>
          <w:sz w:val="26"/>
          <w:szCs w:val="26"/>
          <w:lang w:eastAsia="zh-CN"/>
        </w:rPr>
        <w:id w:val="1831097834"/>
        <w:docPartObj>
          <w:docPartGallery w:val="Table of Contents"/>
          <w:docPartUnique/>
        </w:docPartObj>
      </w:sdtPr>
      <w:sdtEndPr>
        <w:rPr>
          <w:b/>
          <w:bCs/>
          <w:noProof/>
        </w:rPr>
      </w:sdtEndPr>
      <w:sdtContent>
        <w:p w14:paraId="4960748A" w14:textId="67D3E30B" w:rsidR="002C5C3C" w:rsidRPr="00A622DF" w:rsidRDefault="002C5C3C" w:rsidP="00020A75">
          <w:pPr>
            <w:pStyle w:val="TOCHeading"/>
            <w:spacing w:line="276" w:lineRule="auto"/>
            <w:jc w:val="center"/>
            <w:rPr>
              <w:rFonts w:ascii="Times New Roman" w:hAnsi="Times New Roman" w:cs="Times New Roman"/>
              <w:sz w:val="26"/>
              <w:szCs w:val="26"/>
            </w:rPr>
            <w:pPrChange w:id="1" w:author="Mai Văn Chánh" w:date="2021-03-30T22:37:00Z">
              <w:pPr>
                <w:pStyle w:val="TOCHeading"/>
                <w:spacing w:line="276" w:lineRule="auto"/>
              </w:pPr>
            </w:pPrChange>
          </w:pPr>
          <w:del w:id="2" w:author="Mai Văn Chánh" w:date="2021-03-30T22:37:00Z">
            <w:r w:rsidRPr="00A622DF" w:rsidDel="00020A75">
              <w:rPr>
                <w:rFonts w:ascii="Times New Roman" w:hAnsi="Times New Roman" w:cs="Times New Roman"/>
                <w:sz w:val="26"/>
                <w:szCs w:val="26"/>
              </w:rPr>
              <w:delText>Contents</w:delText>
            </w:r>
          </w:del>
          <w:ins w:id="3" w:author="Mai Văn Chánh" w:date="2021-03-30T22:37:00Z">
            <w:r w:rsidR="00020A75">
              <w:rPr>
                <w:rFonts w:ascii="Times New Roman" w:hAnsi="Times New Roman" w:cs="Times New Roman"/>
                <w:sz w:val="26"/>
                <w:szCs w:val="26"/>
              </w:rPr>
              <w:t>MỤC LỤC</w:t>
            </w:r>
          </w:ins>
        </w:p>
        <w:p w14:paraId="036298CD" w14:textId="41E1C489" w:rsidR="00F41AE9" w:rsidRDefault="002C5C3C">
          <w:pPr>
            <w:pStyle w:val="TOC1"/>
            <w:tabs>
              <w:tab w:val="right" w:leader="dot" w:pos="9061"/>
            </w:tabs>
            <w:rPr>
              <w:ins w:id="4" w:author="Mai Văn Chánh" w:date="2021-03-30T23:16:00Z"/>
              <w:rFonts w:cstheme="minorBidi"/>
              <w:b w:val="0"/>
              <w:bCs w:val="0"/>
              <w:caps w:val="0"/>
              <w:noProof/>
              <w:sz w:val="22"/>
              <w:szCs w:val="22"/>
              <w:lang w:eastAsia="en-US"/>
            </w:rPr>
          </w:pPr>
          <w:r w:rsidRPr="00A622DF">
            <w:rPr>
              <w:rFonts w:ascii="Times New Roman" w:hAnsi="Times New Roman" w:cs="Times New Roman"/>
              <w:sz w:val="26"/>
              <w:szCs w:val="26"/>
            </w:rPr>
            <w:fldChar w:fldCharType="begin"/>
          </w:r>
          <w:r w:rsidRPr="00A622DF">
            <w:rPr>
              <w:rFonts w:ascii="Times New Roman" w:hAnsi="Times New Roman" w:cs="Times New Roman"/>
              <w:sz w:val="26"/>
              <w:szCs w:val="26"/>
            </w:rPr>
            <w:instrText xml:space="preserve"> TOC \o "1-3" \h \z \u </w:instrText>
          </w:r>
          <w:r w:rsidRPr="00A622DF">
            <w:rPr>
              <w:rFonts w:ascii="Times New Roman" w:hAnsi="Times New Roman" w:cs="Times New Roman"/>
              <w:sz w:val="26"/>
              <w:szCs w:val="26"/>
            </w:rPr>
            <w:fldChar w:fldCharType="separate"/>
          </w:r>
          <w:ins w:id="5" w:author="Mai Văn Chánh" w:date="2021-03-30T23:16:00Z">
            <w:r w:rsidR="00F41AE9" w:rsidRPr="008E0561">
              <w:rPr>
                <w:rStyle w:val="Hyperlink"/>
                <w:noProof/>
              </w:rPr>
              <w:fldChar w:fldCharType="begin"/>
            </w:r>
            <w:r w:rsidR="00F41AE9" w:rsidRPr="008E0561">
              <w:rPr>
                <w:rStyle w:val="Hyperlink"/>
                <w:noProof/>
              </w:rPr>
              <w:instrText xml:space="preserve"> </w:instrText>
            </w:r>
            <w:r w:rsidR="00F41AE9">
              <w:rPr>
                <w:noProof/>
              </w:rPr>
              <w:instrText>HYPERLINK \l "_Toc68038621"</w:instrText>
            </w:r>
            <w:r w:rsidR="00F41AE9" w:rsidRPr="008E0561">
              <w:rPr>
                <w:rStyle w:val="Hyperlink"/>
                <w:noProof/>
              </w:rPr>
              <w:instrText xml:space="preserve"> </w:instrText>
            </w:r>
            <w:r w:rsidR="00F41AE9" w:rsidRPr="008E0561">
              <w:rPr>
                <w:rStyle w:val="Hyperlink"/>
                <w:noProof/>
              </w:rPr>
            </w:r>
            <w:r w:rsidR="00F41AE9" w:rsidRPr="008E0561">
              <w:rPr>
                <w:rStyle w:val="Hyperlink"/>
                <w:noProof/>
              </w:rPr>
              <w:fldChar w:fldCharType="separate"/>
            </w:r>
            <w:r w:rsidR="00F41AE9" w:rsidRPr="008E0561">
              <w:rPr>
                <w:rStyle w:val="Hyperlink"/>
                <w:rFonts w:ascii="Times New Roman" w:hAnsi="Times New Roman" w:cs="Times New Roman"/>
                <w:noProof/>
                <w:lang w:val="vi-VN"/>
              </w:rPr>
              <w:t>MỞ ĐẦU</w:t>
            </w:r>
            <w:r w:rsidR="00F41AE9">
              <w:rPr>
                <w:noProof/>
                <w:webHidden/>
              </w:rPr>
              <w:tab/>
            </w:r>
            <w:r w:rsidR="00F41AE9">
              <w:rPr>
                <w:noProof/>
                <w:webHidden/>
              </w:rPr>
              <w:fldChar w:fldCharType="begin"/>
            </w:r>
            <w:r w:rsidR="00F41AE9">
              <w:rPr>
                <w:noProof/>
                <w:webHidden/>
              </w:rPr>
              <w:instrText xml:space="preserve"> PAGEREF _Toc68038621 \h </w:instrText>
            </w:r>
            <w:r w:rsidR="00F41AE9">
              <w:rPr>
                <w:noProof/>
                <w:webHidden/>
              </w:rPr>
            </w:r>
          </w:ins>
          <w:r w:rsidR="00F41AE9">
            <w:rPr>
              <w:noProof/>
              <w:webHidden/>
            </w:rPr>
            <w:fldChar w:fldCharType="separate"/>
          </w:r>
          <w:ins w:id="6" w:author="Mai Văn Chánh" w:date="2021-03-30T23:16:00Z">
            <w:r w:rsidR="00F41AE9">
              <w:rPr>
                <w:noProof/>
                <w:webHidden/>
              </w:rPr>
              <w:t>iv</w:t>
            </w:r>
            <w:r w:rsidR="00F41AE9">
              <w:rPr>
                <w:noProof/>
                <w:webHidden/>
              </w:rPr>
              <w:fldChar w:fldCharType="end"/>
            </w:r>
            <w:r w:rsidR="00F41AE9" w:rsidRPr="008E0561">
              <w:rPr>
                <w:rStyle w:val="Hyperlink"/>
                <w:noProof/>
              </w:rPr>
              <w:fldChar w:fldCharType="end"/>
            </w:r>
          </w:ins>
        </w:p>
        <w:p w14:paraId="788C92C9" w14:textId="0012436D" w:rsidR="00F41AE9" w:rsidRDefault="00F41AE9">
          <w:pPr>
            <w:pStyle w:val="TOC1"/>
            <w:tabs>
              <w:tab w:val="right" w:leader="dot" w:pos="9061"/>
            </w:tabs>
            <w:rPr>
              <w:ins w:id="7" w:author="Mai Văn Chánh" w:date="2021-03-30T23:16:00Z"/>
              <w:rFonts w:cstheme="minorBidi"/>
              <w:b w:val="0"/>
              <w:bCs w:val="0"/>
              <w:caps w:val="0"/>
              <w:noProof/>
              <w:sz w:val="22"/>
              <w:szCs w:val="22"/>
              <w:lang w:eastAsia="en-US"/>
            </w:rPr>
          </w:pPr>
          <w:ins w:id="8"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"_Toc68038622"</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DANH SÁCH HÌNH</w:t>
            </w:r>
            <w:r>
              <w:rPr>
                <w:noProof/>
                <w:webHidden/>
              </w:rPr>
              <w:tab/>
            </w:r>
            <w:r>
              <w:rPr>
                <w:noProof/>
                <w:webHidden/>
              </w:rPr>
              <w:fldChar w:fldCharType="begin"/>
            </w:r>
            <w:r>
              <w:rPr>
                <w:noProof/>
                <w:webHidden/>
              </w:rPr>
              <w:instrText xml:space="preserve"> PAGEREF _Toc68038622 \h </w:instrText>
            </w:r>
            <w:r>
              <w:rPr>
                <w:noProof/>
                <w:webHidden/>
              </w:rPr>
            </w:r>
          </w:ins>
          <w:r>
            <w:rPr>
              <w:noProof/>
              <w:webHidden/>
            </w:rPr>
            <w:fldChar w:fldCharType="separate"/>
          </w:r>
          <w:ins w:id="9" w:author="Mai Văn Chánh" w:date="2021-03-30T23:16:00Z">
            <w:r>
              <w:rPr>
                <w:noProof/>
                <w:webHidden/>
              </w:rPr>
              <w:t>vii</w:t>
            </w:r>
            <w:r>
              <w:rPr>
                <w:noProof/>
                <w:webHidden/>
              </w:rPr>
              <w:fldChar w:fldCharType="end"/>
            </w:r>
            <w:r w:rsidRPr="008E0561">
              <w:rPr>
                <w:rStyle w:val="Hyperlink"/>
                <w:noProof/>
              </w:rPr>
              <w:fldChar w:fldCharType="end"/>
            </w:r>
          </w:ins>
        </w:p>
        <w:p w14:paraId="43E83091" w14:textId="62BB9A9D" w:rsidR="00F41AE9" w:rsidRDefault="00F41AE9">
          <w:pPr>
            <w:pStyle w:val="TOC1"/>
            <w:tabs>
              <w:tab w:val="right" w:leader="dot" w:pos="9061"/>
            </w:tabs>
            <w:rPr>
              <w:ins w:id="10" w:author="Mai Văn Chánh" w:date="2021-03-30T23:16:00Z"/>
              <w:rFonts w:cstheme="minorBidi"/>
              <w:b w:val="0"/>
              <w:bCs w:val="0"/>
              <w:caps w:val="0"/>
              <w:noProof/>
              <w:sz w:val="22"/>
              <w:szCs w:val="22"/>
              <w:lang w:eastAsia="en-US"/>
            </w:rPr>
          </w:pPr>
          <w:ins w:id="11"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"_Toc68038623"</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DANH MỤC BẢNG</w:t>
            </w:r>
            <w:r>
              <w:rPr>
                <w:noProof/>
                <w:webHidden/>
              </w:rPr>
              <w:tab/>
            </w:r>
            <w:r>
              <w:rPr>
                <w:noProof/>
                <w:webHidden/>
              </w:rPr>
              <w:fldChar w:fldCharType="begin"/>
            </w:r>
            <w:r>
              <w:rPr>
                <w:noProof/>
                <w:webHidden/>
              </w:rPr>
              <w:instrText xml:space="preserve"> PAGEREF _Toc68038623 \h </w:instrText>
            </w:r>
            <w:r>
              <w:rPr>
                <w:noProof/>
                <w:webHidden/>
              </w:rPr>
            </w:r>
          </w:ins>
          <w:r>
            <w:rPr>
              <w:noProof/>
              <w:webHidden/>
            </w:rPr>
            <w:fldChar w:fldCharType="separate"/>
          </w:r>
          <w:ins w:id="12" w:author="Mai Văn Chánh" w:date="2021-03-30T23:16:00Z">
            <w:r>
              <w:rPr>
                <w:noProof/>
                <w:webHidden/>
              </w:rPr>
              <w:t>viii</w:t>
            </w:r>
            <w:r>
              <w:rPr>
                <w:noProof/>
                <w:webHidden/>
              </w:rPr>
              <w:fldChar w:fldCharType="end"/>
            </w:r>
            <w:r w:rsidRPr="008E0561">
              <w:rPr>
                <w:rStyle w:val="Hyperlink"/>
                <w:noProof/>
              </w:rPr>
              <w:fldChar w:fldCharType="end"/>
            </w:r>
          </w:ins>
        </w:p>
        <w:p w14:paraId="3D9BF4C8" w14:textId="43F6343D" w:rsidR="00F41AE9" w:rsidRDefault="00F41AE9">
          <w:pPr>
            <w:pStyle w:val="TOC1"/>
            <w:tabs>
              <w:tab w:val="right" w:leader="dot" w:pos="9061"/>
            </w:tabs>
            <w:rPr>
              <w:ins w:id="13" w:author="Mai Văn Chánh" w:date="2021-03-30T23:16:00Z"/>
              <w:rFonts w:cstheme="minorBidi"/>
              <w:b w:val="0"/>
              <w:bCs w:val="0"/>
              <w:caps w:val="0"/>
              <w:noProof/>
              <w:sz w:val="22"/>
              <w:szCs w:val="22"/>
              <w:lang w:eastAsia="en-US"/>
            </w:rPr>
          </w:pPr>
          <w:ins w:id="14"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"_Toc68038624"</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DANH SÁCH CÁC KÍ TỰ, CHỮ VIẾT TẮT</w:t>
            </w:r>
            <w:r>
              <w:rPr>
                <w:noProof/>
                <w:webHidden/>
              </w:rPr>
              <w:tab/>
            </w:r>
            <w:r>
              <w:rPr>
                <w:noProof/>
                <w:webHidden/>
              </w:rPr>
              <w:fldChar w:fldCharType="begin"/>
            </w:r>
            <w:r>
              <w:rPr>
                <w:noProof/>
                <w:webHidden/>
              </w:rPr>
              <w:instrText xml:space="preserve"> PAGEREF _Toc68038624 \h </w:instrText>
            </w:r>
            <w:r>
              <w:rPr>
                <w:noProof/>
                <w:webHidden/>
              </w:rPr>
            </w:r>
          </w:ins>
          <w:r>
            <w:rPr>
              <w:noProof/>
              <w:webHidden/>
            </w:rPr>
            <w:fldChar w:fldCharType="separate"/>
          </w:r>
          <w:ins w:id="15" w:author="Mai Văn Chánh" w:date="2021-03-30T23:16:00Z">
            <w:r>
              <w:rPr>
                <w:noProof/>
                <w:webHidden/>
              </w:rPr>
              <w:t>ix</w:t>
            </w:r>
            <w:r>
              <w:rPr>
                <w:noProof/>
                <w:webHidden/>
              </w:rPr>
              <w:fldChar w:fldCharType="end"/>
            </w:r>
            <w:r w:rsidRPr="008E0561">
              <w:rPr>
                <w:rStyle w:val="Hyperlink"/>
                <w:noProof/>
              </w:rPr>
              <w:fldChar w:fldCharType="end"/>
            </w:r>
          </w:ins>
        </w:p>
        <w:p w14:paraId="230A68C9" w14:textId="143B86C0" w:rsidR="00F41AE9" w:rsidRDefault="00F41AE9">
          <w:pPr>
            <w:pStyle w:val="TOC1"/>
            <w:tabs>
              <w:tab w:val="right" w:leader="dot" w:pos="9061"/>
            </w:tabs>
            <w:rPr>
              <w:ins w:id="16" w:author="Mai Văn Chánh" w:date="2021-03-30T23:16:00Z"/>
              <w:rFonts w:cstheme="minorBidi"/>
              <w:b w:val="0"/>
              <w:bCs w:val="0"/>
              <w:caps w:val="0"/>
              <w:noProof/>
              <w:sz w:val="22"/>
              <w:szCs w:val="22"/>
              <w:lang w:eastAsia="en-US"/>
            </w:rPr>
          </w:pPr>
          <w:ins w:id="17"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"_Toc68038625"</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CHƯƠNG 1: MÔ TẢ BÀI TOÁN VÀ SƠ ĐỒ CHỨC NĂNG</w:t>
            </w:r>
            <w:r>
              <w:rPr>
                <w:noProof/>
                <w:webHidden/>
              </w:rPr>
              <w:tab/>
            </w:r>
            <w:r>
              <w:rPr>
                <w:noProof/>
                <w:webHidden/>
              </w:rPr>
              <w:fldChar w:fldCharType="begin"/>
            </w:r>
            <w:r>
              <w:rPr>
                <w:noProof/>
                <w:webHidden/>
              </w:rPr>
              <w:instrText xml:space="preserve"> PAGEREF _Toc68038625 \h </w:instrText>
            </w:r>
            <w:r>
              <w:rPr>
                <w:noProof/>
                <w:webHidden/>
              </w:rPr>
            </w:r>
          </w:ins>
          <w:r>
            <w:rPr>
              <w:noProof/>
              <w:webHidden/>
            </w:rPr>
            <w:fldChar w:fldCharType="separate"/>
          </w:r>
          <w:ins w:id="18" w:author="Mai Văn Chánh" w:date="2021-03-30T23:16:00Z">
            <w:r>
              <w:rPr>
                <w:noProof/>
                <w:webHidden/>
              </w:rPr>
              <w:t>1</w:t>
            </w:r>
            <w:r>
              <w:rPr>
                <w:noProof/>
                <w:webHidden/>
              </w:rPr>
              <w:fldChar w:fldCharType="end"/>
            </w:r>
            <w:r w:rsidRPr="008E0561">
              <w:rPr>
                <w:rStyle w:val="Hyperlink"/>
                <w:noProof/>
              </w:rPr>
              <w:fldChar w:fldCharType="end"/>
            </w:r>
          </w:ins>
        </w:p>
        <w:p w14:paraId="6162AF79" w14:textId="183A3AB1" w:rsidR="00F41AE9" w:rsidRDefault="00F41AE9">
          <w:pPr>
            <w:pStyle w:val="TOC2"/>
            <w:tabs>
              <w:tab w:val="right" w:leader="dot" w:pos="9061"/>
            </w:tabs>
            <w:rPr>
              <w:ins w:id="19" w:author="Mai Văn Chánh" w:date="2021-03-30T23:16:00Z"/>
              <w:rFonts w:cstheme="minorBidi"/>
              <w:smallCaps w:val="0"/>
              <w:noProof/>
              <w:sz w:val="22"/>
              <w:szCs w:val="22"/>
              <w:lang w:eastAsia="en-US"/>
            </w:rPr>
          </w:pPr>
          <w:ins w:id="20"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"_Toc68038626"</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1.1. Mô tả bài toán</w:t>
            </w:r>
            <w:r>
              <w:rPr>
                <w:noProof/>
                <w:webHidden/>
              </w:rPr>
              <w:tab/>
            </w:r>
            <w:r>
              <w:rPr>
                <w:noProof/>
                <w:webHidden/>
              </w:rPr>
              <w:fldChar w:fldCharType="begin"/>
            </w:r>
            <w:r>
              <w:rPr>
                <w:noProof/>
                <w:webHidden/>
              </w:rPr>
              <w:instrText xml:space="preserve"> PAGEREF _Toc68038626 \h </w:instrText>
            </w:r>
            <w:r>
              <w:rPr>
                <w:noProof/>
                <w:webHidden/>
              </w:rPr>
            </w:r>
          </w:ins>
          <w:r>
            <w:rPr>
              <w:noProof/>
              <w:webHidden/>
            </w:rPr>
            <w:fldChar w:fldCharType="separate"/>
          </w:r>
          <w:ins w:id="21" w:author="Mai Văn Chánh" w:date="2021-03-30T23:16:00Z">
            <w:r>
              <w:rPr>
                <w:noProof/>
                <w:webHidden/>
              </w:rPr>
              <w:t>1</w:t>
            </w:r>
            <w:r>
              <w:rPr>
                <w:noProof/>
                <w:webHidden/>
              </w:rPr>
              <w:fldChar w:fldCharType="end"/>
            </w:r>
            <w:r w:rsidRPr="008E0561">
              <w:rPr>
                <w:rStyle w:val="Hyperlink"/>
                <w:noProof/>
              </w:rPr>
              <w:fldChar w:fldCharType="end"/>
            </w:r>
          </w:ins>
        </w:p>
        <w:p w14:paraId="21F2A799" w14:textId="4CD825F8" w:rsidR="00F41AE9" w:rsidRDefault="00F41AE9">
          <w:pPr>
            <w:pStyle w:val="TOC3"/>
            <w:tabs>
              <w:tab w:val="right" w:leader="dot" w:pos="9061"/>
            </w:tabs>
            <w:rPr>
              <w:ins w:id="22" w:author="Mai Văn Chánh" w:date="2021-03-30T23:16:00Z"/>
              <w:rFonts w:cstheme="minorBidi"/>
              <w:i w:val="0"/>
              <w:iCs w:val="0"/>
              <w:noProof/>
              <w:sz w:val="22"/>
              <w:szCs w:val="22"/>
              <w:lang w:eastAsia="en-US"/>
            </w:rPr>
          </w:pPr>
          <w:ins w:id="23"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"_Toc68038627"</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b/>
                <w:bCs/>
                <w:noProof/>
              </w:rPr>
              <w:t>1.1.1.</w:t>
            </w:r>
            <w:r w:rsidRPr="008E0561">
              <w:rPr>
                <w:rStyle w:val="Hyperlink"/>
                <w:b/>
                <w:bCs/>
                <w:noProof/>
                <w:lang w:val="vi-VN"/>
              </w:rPr>
              <w:t>Xác định và phân tích nghiệp vụ</w:t>
            </w:r>
            <w:r>
              <w:rPr>
                <w:noProof/>
                <w:webHidden/>
              </w:rPr>
              <w:tab/>
            </w:r>
            <w:r>
              <w:rPr>
                <w:noProof/>
                <w:webHidden/>
              </w:rPr>
              <w:fldChar w:fldCharType="begin"/>
            </w:r>
            <w:r>
              <w:rPr>
                <w:noProof/>
                <w:webHidden/>
              </w:rPr>
              <w:instrText xml:space="preserve"> PAGEREF _Toc68038627 \h </w:instrText>
            </w:r>
            <w:r>
              <w:rPr>
                <w:noProof/>
                <w:webHidden/>
              </w:rPr>
            </w:r>
          </w:ins>
          <w:r>
            <w:rPr>
              <w:noProof/>
              <w:webHidden/>
            </w:rPr>
            <w:fldChar w:fldCharType="separate"/>
          </w:r>
          <w:ins w:id="24" w:author="Mai Văn Chánh" w:date="2021-03-30T23:16:00Z">
            <w:r>
              <w:rPr>
                <w:noProof/>
                <w:webHidden/>
              </w:rPr>
              <w:t>1</w:t>
            </w:r>
            <w:r>
              <w:rPr>
                <w:noProof/>
                <w:webHidden/>
              </w:rPr>
              <w:fldChar w:fldCharType="end"/>
            </w:r>
            <w:r w:rsidRPr="008E0561">
              <w:rPr>
                <w:rStyle w:val="Hyperlink"/>
                <w:noProof/>
              </w:rPr>
              <w:fldChar w:fldCharType="end"/>
            </w:r>
          </w:ins>
        </w:p>
        <w:p w14:paraId="75146EF9" w14:textId="707A60C3" w:rsidR="00F41AE9" w:rsidRDefault="00F41AE9">
          <w:pPr>
            <w:pStyle w:val="TOC3"/>
            <w:tabs>
              <w:tab w:val="right" w:leader="dot" w:pos="9061"/>
            </w:tabs>
            <w:rPr>
              <w:ins w:id="25" w:author="Mai Văn Chánh" w:date="2021-03-30T23:16:00Z"/>
              <w:rFonts w:cstheme="minorBidi"/>
              <w:i w:val="0"/>
              <w:iCs w:val="0"/>
              <w:noProof/>
              <w:sz w:val="22"/>
              <w:szCs w:val="22"/>
              <w:lang w:eastAsia="en-US"/>
            </w:rPr>
          </w:pPr>
          <w:ins w:id="26"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"_Toc68038628"</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b/>
                <w:bCs/>
                <w:noProof/>
              </w:rPr>
              <w:t xml:space="preserve">1.1.2. </w:t>
            </w:r>
            <w:r w:rsidRPr="008E0561">
              <w:rPr>
                <w:rStyle w:val="Hyperlink"/>
                <w:b/>
                <w:bCs/>
                <w:noProof/>
                <w:lang w:val="vi-VN"/>
              </w:rPr>
              <w:t>Xác định yêu cầu của hệ thống</w:t>
            </w:r>
            <w:r>
              <w:rPr>
                <w:noProof/>
                <w:webHidden/>
              </w:rPr>
              <w:tab/>
            </w:r>
            <w:r>
              <w:rPr>
                <w:noProof/>
                <w:webHidden/>
              </w:rPr>
              <w:fldChar w:fldCharType="begin"/>
            </w:r>
            <w:r>
              <w:rPr>
                <w:noProof/>
                <w:webHidden/>
              </w:rPr>
              <w:instrText xml:space="preserve"> PAGEREF _Toc68038628 \h </w:instrText>
            </w:r>
            <w:r>
              <w:rPr>
                <w:noProof/>
                <w:webHidden/>
              </w:rPr>
            </w:r>
          </w:ins>
          <w:r>
            <w:rPr>
              <w:noProof/>
              <w:webHidden/>
            </w:rPr>
            <w:fldChar w:fldCharType="separate"/>
          </w:r>
          <w:ins w:id="27" w:author="Mai Văn Chánh" w:date="2021-03-30T23:16:00Z">
            <w:r>
              <w:rPr>
                <w:noProof/>
                <w:webHidden/>
              </w:rPr>
              <w:t>2</w:t>
            </w:r>
            <w:r>
              <w:rPr>
                <w:noProof/>
                <w:webHidden/>
              </w:rPr>
              <w:fldChar w:fldCharType="end"/>
            </w:r>
            <w:r w:rsidRPr="008E0561">
              <w:rPr>
                <w:rStyle w:val="Hyperlink"/>
                <w:noProof/>
              </w:rPr>
              <w:fldChar w:fldCharType="end"/>
            </w:r>
          </w:ins>
        </w:p>
        <w:p w14:paraId="2BF230DB" w14:textId="132F4410" w:rsidR="00F41AE9" w:rsidRDefault="00F41AE9">
          <w:pPr>
            <w:pStyle w:val="TOC2"/>
            <w:tabs>
              <w:tab w:val="right" w:leader="dot" w:pos="9061"/>
            </w:tabs>
            <w:rPr>
              <w:ins w:id="28" w:author="Mai Văn Chánh" w:date="2021-03-30T23:16:00Z"/>
              <w:rFonts w:cstheme="minorBidi"/>
              <w:smallCaps w:val="0"/>
              <w:noProof/>
              <w:sz w:val="22"/>
              <w:szCs w:val="22"/>
              <w:lang w:eastAsia="en-US"/>
            </w:rPr>
          </w:pPr>
          <w:ins w:id="29"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"_Toc68038629"</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b/>
                <w:bCs/>
                <w:noProof/>
              </w:rPr>
              <w:t>1.2 Xác định các tác nhân</w:t>
            </w:r>
            <w:r>
              <w:rPr>
                <w:noProof/>
                <w:webHidden/>
              </w:rPr>
              <w:tab/>
            </w:r>
            <w:r>
              <w:rPr>
                <w:noProof/>
                <w:webHidden/>
              </w:rPr>
              <w:fldChar w:fldCharType="begin"/>
            </w:r>
            <w:r>
              <w:rPr>
                <w:noProof/>
                <w:webHidden/>
              </w:rPr>
              <w:instrText xml:space="preserve"> PAGEREF _Toc68038629 \h </w:instrText>
            </w:r>
            <w:r>
              <w:rPr>
                <w:noProof/>
                <w:webHidden/>
              </w:rPr>
            </w:r>
          </w:ins>
          <w:r>
            <w:rPr>
              <w:noProof/>
              <w:webHidden/>
            </w:rPr>
            <w:fldChar w:fldCharType="separate"/>
          </w:r>
          <w:ins w:id="30" w:author="Mai Văn Chánh" w:date="2021-03-30T23:16:00Z">
            <w:r>
              <w:rPr>
                <w:noProof/>
                <w:webHidden/>
              </w:rPr>
              <w:t>3</w:t>
            </w:r>
            <w:r>
              <w:rPr>
                <w:noProof/>
                <w:webHidden/>
              </w:rPr>
              <w:fldChar w:fldCharType="end"/>
            </w:r>
            <w:r w:rsidRPr="008E0561">
              <w:rPr>
                <w:rStyle w:val="Hyperlink"/>
                <w:noProof/>
              </w:rPr>
              <w:fldChar w:fldCharType="end"/>
            </w:r>
          </w:ins>
        </w:p>
        <w:p w14:paraId="054918B4" w14:textId="3FA9E3D9" w:rsidR="00F41AE9" w:rsidRDefault="00F41AE9">
          <w:pPr>
            <w:pStyle w:val="TOC2"/>
            <w:tabs>
              <w:tab w:val="right" w:leader="dot" w:pos="9061"/>
            </w:tabs>
            <w:rPr>
              <w:ins w:id="31" w:author="Mai Văn Chánh" w:date="2021-03-30T23:16:00Z"/>
              <w:rFonts w:cstheme="minorBidi"/>
              <w:smallCaps w:val="0"/>
              <w:noProof/>
              <w:sz w:val="22"/>
              <w:szCs w:val="22"/>
              <w:lang w:eastAsia="en-US"/>
            </w:rPr>
          </w:pPr>
          <w:ins w:id="32"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"_Toc68038630"</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1.</w:t>
            </w:r>
            <w:r w:rsidRPr="008E0561">
              <w:rPr>
                <w:rStyle w:val="Hyperlink"/>
                <w:rFonts w:ascii="Times New Roman" w:hAnsi="Times New Roman" w:cs="Times New Roman"/>
                <w:b/>
                <w:noProof/>
              </w:rPr>
              <w:t>3</w:t>
            </w:r>
            <w:r w:rsidRPr="008E0561">
              <w:rPr>
                <w:rStyle w:val="Hyperlink"/>
                <w:rFonts w:ascii="Times New Roman" w:hAnsi="Times New Roman" w:cs="Times New Roman"/>
                <w:b/>
                <w:noProof/>
                <w:lang w:val="vi-VN"/>
              </w:rPr>
              <w:t>. Sơ đồ chức năng</w:t>
            </w:r>
            <w:r>
              <w:rPr>
                <w:noProof/>
                <w:webHidden/>
              </w:rPr>
              <w:tab/>
            </w:r>
            <w:r>
              <w:rPr>
                <w:noProof/>
                <w:webHidden/>
              </w:rPr>
              <w:fldChar w:fldCharType="begin"/>
            </w:r>
            <w:r>
              <w:rPr>
                <w:noProof/>
                <w:webHidden/>
              </w:rPr>
              <w:instrText xml:space="preserve"> PAGEREF _Toc68038630 \h </w:instrText>
            </w:r>
            <w:r>
              <w:rPr>
                <w:noProof/>
                <w:webHidden/>
              </w:rPr>
            </w:r>
          </w:ins>
          <w:r>
            <w:rPr>
              <w:noProof/>
              <w:webHidden/>
            </w:rPr>
            <w:fldChar w:fldCharType="separate"/>
          </w:r>
          <w:ins w:id="33" w:author="Mai Văn Chánh" w:date="2021-03-30T23:16:00Z">
            <w:r>
              <w:rPr>
                <w:noProof/>
                <w:webHidden/>
              </w:rPr>
              <w:t>3</w:t>
            </w:r>
            <w:r>
              <w:rPr>
                <w:noProof/>
                <w:webHidden/>
              </w:rPr>
              <w:fldChar w:fldCharType="end"/>
            </w:r>
            <w:r w:rsidRPr="008E0561">
              <w:rPr>
                <w:rStyle w:val="Hyperlink"/>
                <w:noProof/>
              </w:rPr>
              <w:fldChar w:fldCharType="end"/>
            </w:r>
          </w:ins>
        </w:p>
        <w:p w14:paraId="60456E61" w14:textId="2AC5459D" w:rsidR="00F41AE9" w:rsidRDefault="00F41AE9">
          <w:pPr>
            <w:pStyle w:val="TOC2"/>
            <w:tabs>
              <w:tab w:val="right" w:leader="dot" w:pos="9061"/>
            </w:tabs>
            <w:rPr>
              <w:ins w:id="34" w:author="Mai Văn Chánh" w:date="2021-03-30T23:16:00Z"/>
              <w:rFonts w:cstheme="minorBidi"/>
              <w:smallCaps w:val="0"/>
              <w:noProof/>
              <w:sz w:val="22"/>
              <w:szCs w:val="22"/>
              <w:lang w:eastAsia="en-US"/>
            </w:rPr>
          </w:pPr>
          <w:ins w:id="35"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"_Toc68038631"</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1.</w:t>
            </w:r>
            <w:r w:rsidRPr="008E0561">
              <w:rPr>
                <w:rStyle w:val="Hyperlink"/>
                <w:rFonts w:ascii="Times New Roman" w:hAnsi="Times New Roman" w:cs="Times New Roman"/>
                <w:b/>
                <w:noProof/>
              </w:rPr>
              <w:t>4</w:t>
            </w:r>
            <w:r w:rsidRPr="008E0561">
              <w:rPr>
                <w:rStyle w:val="Hyperlink"/>
                <w:rFonts w:ascii="Times New Roman" w:hAnsi="Times New Roman" w:cs="Times New Roman"/>
                <w:b/>
                <w:noProof/>
                <w:lang w:val="vi-VN"/>
              </w:rPr>
              <w:t>. Các màn hình ứng dụng và sơ đồ liên kết các màn hình</w:t>
            </w:r>
            <w:r>
              <w:rPr>
                <w:noProof/>
                <w:webHidden/>
              </w:rPr>
              <w:tab/>
            </w:r>
            <w:r>
              <w:rPr>
                <w:noProof/>
                <w:webHidden/>
              </w:rPr>
              <w:fldChar w:fldCharType="begin"/>
            </w:r>
            <w:r>
              <w:rPr>
                <w:noProof/>
                <w:webHidden/>
              </w:rPr>
              <w:instrText xml:space="preserve"> PAGEREF _Toc68038631 \h </w:instrText>
            </w:r>
            <w:r>
              <w:rPr>
                <w:noProof/>
                <w:webHidden/>
              </w:rPr>
            </w:r>
          </w:ins>
          <w:r>
            <w:rPr>
              <w:noProof/>
              <w:webHidden/>
            </w:rPr>
            <w:fldChar w:fldCharType="separate"/>
          </w:r>
          <w:ins w:id="36" w:author="Mai Văn Chánh" w:date="2021-03-30T23:16:00Z">
            <w:r>
              <w:rPr>
                <w:noProof/>
                <w:webHidden/>
              </w:rPr>
              <w:t>4</w:t>
            </w:r>
            <w:r>
              <w:rPr>
                <w:noProof/>
                <w:webHidden/>
              </w:rPr>
              <w:fldChar w:fldCharType="end"/>
            </w:r>
            <w:r w:rsidRPr="008E0561">
              <w:rPr>
                <w:rStyle w:val="Hyperlink"/>
                <w:noProof/>
              </w:rPr>
              <w:fldChar w:fldCharType="end"/>
            </w:r>
          </w:ins>
        </w:p>
        <w:p w14:paraId="62A879E5" w14:textId="66005EA7" w:rsidR="00F41AE9" w:rsidRDefault="00F41AE9">
          <w:pPr>
            <w:pStyle w:val="TOC3"/>
            <w:tabs>
              <w:tab w:val="left" w:pos="880"/>
              <w:tab w:val="right" w:leader="dot" w:pos="9061"/>
            </w:tabs>
            <w:rPr>
              <w:ins w:id="37" w:author="Mai Văn Chánh" w:date="2021-03-30T23:16:00Z"/>
              <w:rFonts w:cstheme="minorBidi"/>
              <w:i w:val="0"/>
              <w:iCs w:val="0"/>
              <w:noProof/>
              <w:sz w:val="22"/>
              <w:szCs w:val="22"/>
              <w:lang w:eastAsia="en-US"/>
            </w:rPr>
          </w:pPr>
          <w:ins w:id="38"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"_Toc68038632"</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1.</w:t>
            </w:r>
            <w:r>
              <w:rPr>
                <w:rFonts w:cstheme="minorBidi"/>
                <w:i w:val="0"/>
                <w:iCs w:val="0"/>
                <w:noProof/>
                <w:sz w:val="22"/>
                <w:szCs w:val="22"/>
                <w:lang w:eastAsia="en-US"/>
              </w:rPr>
              <w:tab/>
            </w:r>
            <w:r w:rsidRPr="008E0561">
              <w:rPr>
                <w:rStyle w:val="Hyperlink"/>
                <w:noProof/>
                <w:lang w:val="vi-VN"/>
              </w:rPr>
              <w:t>Hiện thực chức năng đăng nhập</w:t>
            </w:r>
            <w:r>
              <w:rPr>
                <w:noProof/>
                <w:webHidden/>
              </w:rPr>
              <w:tab/>
            </w:r>
            <w:r>
              <w:rPr>
                <w:noProof/>
                <w:webHidden/>
              </w:rPr>
              <w:fldChar w:fldCharType="begin"/>
            </w:r>
            <w:r>
              <w:rPr>
                <w:noProof/>
                <w:webHidden/>
              </w:rPr>
              <w:instrText xml:space="preserve"> PAGEREF _Toc68038632 \h </w:instrText>
            </w:r>
            <w:r>
              <w:rPr>
                <w:noProof/>
                <w:webHidden/>
              </w:rPr>
            </w:r>
          </w:ins>
          <w:r>
            <w:rPr>
              <w:noProof/>
              <w:webHidden/>
            </w:rPr>
            <w:fldChar w:fldCharType="separate"/>
          </w:r>
          <w:ins w:id="39" w:author="Mai Văn Chánh" w:date="2021-03-30T23:16:00Z">
            <w:r>
              <w:rPr>
                <w:noProof/>
                <w:webHidden/>
              </w:rPr>
              <w:t>4</w:t>
            </w:r>
            <w:r>
              <w:rPr>
                <w:noProof/>
                <w:webHidden/>
              </w:rPr>
              <w:fldChar w:fldCharType="end"/>
            </w:r>
            <w:r w:rsidRPr="008E0561">
              <w:rPr>
                <w:rStyle w:val="Hyperlink"/>
                <w:noProof/>
              </w:rPr>
              <w:fldChar w:fldCharType="end"/>
            </w:r>
          </w:ins>
        </w:p>
        <w:p w14:paraId="74592D4A" w14:textId="03A08B5F" w:rsidR="00F41AE9" w:rsidRDefault="00F41AE9">
          <w:pPr>
            <w:pStyle w:val="TOC3"/>
            <w:tabs>
              <w:tab w:val="left" w:pos="880"/>
              <w:tab w:val="right" w:leader="dot" w:pos="9061"/>
            </w:tabs>
            <w:rPr>
              <w:ins w:id="40" w:author="Mai Văn Chánh" w:date="2021-03-30T23:16:00Z"/>
              <w:rFonts w:cstheme="minorBidi"/>
              <w:i w:val="0"/>
              <w:iCs w:val="0"/>
              <w:noProof/>
              <w:sz w:val="22"/>
              <w:szCs w:val="22"/>
              <w:lang w:eastAsia="en-US"/>
            </w:rPr>
          </w:pPr>
          <w:ins w:id="41"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"_Toc68038633"</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noProof/>
                <w:lang w:val="vi-VN"/>
              </w:rPr>
              <w:t>2.</w:t>
            </w:r>
            <w:r>
              <w:rPr>
                <w:rFonts w:cstheme="minorBidi"/>
                <w:i w:val="0"/>
                <w:iCs w:val="0"/>
                <w:noProof/>
                <w:sz w:val="22"/>
                <w:szCs w:val="22"/>
                <w:lang w:eastAsia="en-US"/>
              </w:rPr>
              <w:tab/>
            </w:r>
            <w:r w:rsidRPr="008E0561">
              <w:rPr>
                <w:rStyle w:val="Hyperlink"/>
                <w:noProof/>
                <w:lang w:val="vi-VN"/>
              </w:rPr>
              <w:t>Hiện thực chức năng đăng ký tài khoản</w:t>
            </w:r>
            <w:r>
              <w:rPr>
                <w:noProof/>
                <w:webHidden/>
              </w:rPr>
              <w:tab/>
            </w:r>
            <w:r>
              <w:rPr>
                <w:noProof/>
                <w:webHidden/>
              </w:rPr>
              <w:fldChar w:fldCharType="begin"/>
            </w:r>
            <w:r>
              <w:rPr>
                <w:noProof/>
                <w:webHidden/>
              </w:rPr>
              <w:instrText xml:space="preserve"> PAGEREF _Toc68038633 \h </w:instrText>
            </w:r>
            <w:r>
              <w:rPr>
                <w:noProof/>
                <w:webHidden/>
              </w:rPr>
            </w:r>
          </w:ins>
          <w:r>
            <w:rPr>
              <w:noProof/>
              <w:webHidden/>
            </w:rPr>
            <w:fldChar w:fldCharType="separate"/>
          </w:r>
          <w:ins w:id="42" w:author="Mai Văn Chánh" w:date="2021-03-30T23:16:00Z">
            <w:r>
              <w:rPr>
                <w:noProof/>
                <w:webHidden/>
              </w:rPr>
              <w:t>5</w:t>
            </w:r>
            <w:r>
              <w:rPr>
                <w:noProof/>
                <w:webHidden/>
              </w:rPr>
              <w:fldChar w:fldCharType="end"/>
            </w:r>
            <w:r w:rsidRPr="008E0561">
              <w:rPr>
                <w:rStyle w:val="Hyperlink"/>
                <w:noProof/>
              </w:rPr>
              <w:fldChar w:fldCharType="end"/>
            </w:r>
          </w:ins>
        </w:p>
        <w:p w14:paraId="1C2B6DB1" w14:textId="0C835C06" w:rsidR="00F41AE9" w:rsidRDefault="00F41AE9">
          <w:pPr>
            <w:pStyle w:val="TOC3"/>
            <w:tabs>
              <w:tab w:val="left" w:pos="880"/>
              <w:tab w:val="right" w:leader="dot" w:pos="9061"/>
            </w:tabs>
            <w:rPr>
              <w:ins w:id="43" w:author="Mai Văn Chánh" w:date="2021-03-30T23:16:00Z"/>
              <w:rFonts w:cstheme="minorBidi"/>
              <w:i w:val="0"/>
              <w:iCs w:val="0"/>
              <w:noProof/>
              <w:sz w:val="22"/>
              <w:szCs w:val="22"/>
              <w:lang w:eastAsia="en-US"/>
            </w:rPr>
          </w:pPr>
          <w:ins w:id="44"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"_Toc68038634"</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noProof/>
                <w:lang w:val="vi-VN"/>
              </w:rPr>
              <w:t>3.</w:t>
            </w:r>
            <w:r>
              <w:rPr>
                <w:rFonts w:cstheme="minorBidi"/>
                <w:i w:val="0"/>
                <w:iCs w:val="0"/>
                <w:noProof/>
                <w:sz w:val="22"/>
                <w:szCs w:val="22"/>
                <w:lang w:eastAsia="en-US"/>
              </w:rPr>
              <w:tab/>
            </w:r>
            <w:r w:rsidRPr="008E0561">
              <w:rPr>
                <w:rStyle w:val="Hyperlink"/>
                <w:noProof/>
              </w:rPr>
              <w:t>Trang chủ</w:t>
            </w:r>
            <w:r>
              <w:rPr>
                <w:noProof/>
                <w:webHidden/>
              </w:rPr>
              <w:tab/>
            </w:r>
            <w:r>
              <w:rPr>
                <w:noProof/>
                <w:webHidden/>
              </w:rPr>
              <w:fldChar w:fldCharType="begin"/>
            </w:r>
            <w:r>
              <w:rPr>
                <w:noProof/>
                <w:webHidden/>
              </w:rPr>
              <w:instrText xml:space="preserve"> PAGEREF _Toc68038634 \h </w:instrText>
            </w:r>
            <w:r>
              <w:rPr>
                <w:noProof/>
                <w:webHidden/>
              </w:rPr>
            </w:r>
          </w:ins>
          <w:r>
            <w:rPr>
              <w:noProof/>
              <w:webHidden/>
            </w:rPr>
            <w:fldChar w:fldCharType="separate"/>
          </w:r>
          <w:ins w:id="45" w:author="Mai Văn Chánh" w:date="2021-03-30T23:16:00Z">
            <w:r>
              <w:rPr>
                <w:noProof/>
                <w:webHidden/>
              </w:rPr>
              <w:t>6</w:t>
            </w:r>
            <w:r>
              <w:rPr>
                <w:noProof/>
                <w:webHidden/>
              </w:rPr>
              <w:fldChar w:fldCharType="end"/>
            </w:r>
            <w:r w:rsidRPr="008E0561">
              <w:rPr>
                <w:rStyle w:val="Hyperlink"/>
                <w:noProof/>
              </w:rPr>
              <w:fldChar w:fldCharType="end"/>
            </w:r>
          </w:ins>
        </w:p>
        <w:p w14:paraId="491BD1E1" w14:textId="4227696D" w:rsidR="00F41AE9" w:rsidRDefault="00F41AE9">
          <w:pPr>
            <w:pStyle w:val="TOC3"/>
            <w:tabs>
              <w:tab w:val="left" w:pos="880"/>
              <w:tab w:val="right" w:leader="dot" w:pos="9061"/>
            </w:tabs>
            <w:rPr>
              <w:ins w:id="46" w:author="Mai Văn Chánh" w:date="2021-03-30T23:16:00Z"/>
              <w:rFonts w:cstheme="minorBidi"/>
              <w:i w:val="0"/>
              <w:iCs w:val="0"/>
              <w:noProof/>
              <w:sz w:val="22"/>
              <w:szCs w:val="22"/>
              <w:lang w:eastAsia="en-US"/>
            </w:rPr>
          </w:pPr>
          <w:ins w:id="47"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"_Toc68038635"</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4.</w:t>
            </w:r>
            <w:r>
              <w:rPr>
                <w:rFonts w:cstheme="minorBidi"/>
                <w:i w:val="0"/>
                <w:iCs w:val="0"/>
                <w:noProof/>
                <w:sz w:val="22"/>
                <w:szCs w:val="22"/>
                <w:lang w:eastAsia="en-US"/>
              </w:rPr>
              <w:tab/>
            </w:r>
            <w:r w:rsidRPr="008E0561">
              <w:rPr>
                <w:rStyle w:val="Hyperlink"/>
                <w:noProof/>
                <w:lang w:val="vi-VN"/>
              </w:rPr>
              <w:t>Hiện thực chức năng thêm khoản chi tiêu</w:t>
            </w:r>
            <w:r>
              <w:rPr>
                <w:noProof/>
                <w:webHidden/>
              </w:rPr>
              <w:tab/>
            </w:r>
            <w:r>
              <w:rPr>
                <w:noProof/>
                <w:webHidden/>
              </w:rPr>
              <w:fldChar w:fldCharType="begin"/>
            </w:r>
            <w:r>
              <w:rPr>
                <w:noProof/>
                <w:webHidden/>
              </w:rPr>
              <w:instrText xml:space="preserve"> PAGEREF _Toc68038635 \h </w:instrText>
            </w:r>
            <w:r>
              <w:rPr>
                <w:noProof/>
                <w:webHidden/>
              </w:rPr>
            </w:r>
          </w:ins>
          <w:r>
            <w:rPr>
              <w:noProof/>
              <w:webHidden/>
            </w:rPr>
            <w:fldChar w:fldCharType="separate"/>
          </w:r>
          <w:ins w:id="48" w:author="Mai Văn Chánh" w:date="2021-03-30T23:16:00Z">
            <w:r>
              <w:rPr>
                <w:noProof/>
                <w:webHidden/>
              </w:rPr>
              <w:t>7</w:t>
            </w:r>
            <w:r>
              <w:rPr>
                <w:noProof/>
                <w:webHidden/>
              </w:rPr>
              <w:fldChar w:fldCharType="end"/>
            </w:r>
            <w:r w:rsidRPr="008E0561">
              <w:rPr>
                <w:rStyle w:val="Hyperlink"/>
                <w:noProof/>
              </w:rPr>
              <w:fldChar w:fldCharType="end"/>
            </w:r>
          </w:ins>
        </w:p>
        <w:p w14:paraId="4B4F6F84" w14:textId="70CAB6D6" w:rsidR="00F41AE9" w:rsidRDefault="00F41AE9">
          <w:pPr>
            <w:pStyle w:val="TOC3"/>
            <w:tabs>
              <w:tab w:val="left" w:pos="880"/>
              <w:tab w:val="right" w:leader="dot" w:pos="9061"/>
            </w:tabs>
            <w:rPr>
              <w:ins w:id="49" w:author="Mai Văn Chánh" w:date="2021-03-30T23:16:00Z"/>
              <w:rFonts w:cstheme="minorBidi"/>
              <w:i w:val="0"/>
              <w:iCs w:val="0"/>
              <w:noProof/>
              <w:sz w:val="22"/>
              <w:szCs w:val="22"/>
              <w:lang w:eastAsia="en-US"/>
            </w:rPr>
          </w:pPr>
          <w:ins w:id="50"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"_Toc68038636"</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noProof/>
                <w:lang w:val="vi-VN"/>
              </w:rPr>
              <w:t>5.</w:t>
            </w:r>
            <w:r>
              <w:rPr>
                <w:rFonts w:cstheme="minorBidi"/>
                <w:i w:val="0"/>
                <w:iCs w:val="0"/>
                <w:noProof/>
                <w:sz w:val="22"/>
                <w:szCs w:val="22"/>
                <w:lang w:eastAsia="en-US"/>
              </w:rPr>
              <w:tab/>
            </w:r>
            <w:r w:rsidRPr="008E0561">
              <w:rPr>
                <w:rStyle w:val="Hyperlink"/>
                <w:noProof/>
                <w:lang w:val="vi-VN"/>
              </w:rPr>
              <w:t>Hiện thực chức năng nhập khoản thu nhập</w:t>
            </w:r>
            <w:r>
              <w:rPr>
                <w:noProof/>
                <w:webHidden/>
              </w:rPr>
              <w:tab/>
            </w:r>
            <w:r>
              <w:rPr>
                <w:noProof/>
                <w:webHidden/>
              </w:rPr>
              <w:fldChar w:fldCharType="begin"/>
            </w:r>
            <w:r>
              <w:rPr>
                <w:noProof/>
                <w:webHidden/>
              </w:rPr>
              <w:instrText xml:space="preserve"> PAGEREF _Toc68038636 \h </w:instrText>
            </w:r>
            <w:r>
              <w:rPr>
                <w:noProof/>
                <w:webHidden/>
              </w:rPr>
            </w:r>
          </w:ins>
          <w:r>
            <w:rPr>
              <w:noProof/>
              <w:webHidden/>
            </w:rPr>
            <w:fldChar w:fldCharType="separate"/>
          </w:r>
          <w:ins w:id="51" w:author="Mai Văn Chánh" w:date="2021-03-30T23:16:00Z">
            <w:r>
              <w:rPr>
                <w:noProof/>
                <w:webHidden/>
              </w:rPr>
              <w:t>8</w:t>
            </w:r>
            <w:r>
              <w:rPr>
                <w:noProof/>
                <w:webHidden/>
              </w:rPr>
              <w:fldChar w:fldCharType="end"/>
            </w:r>
            <w:r w:rsidRPr="008E0561">
              <w:rPr>
                <w:rStyle w:val="Hyperlink"/>
                <w:noProof/>
              </w:rPr>
              <w:fldChar w:fldCharType="end"/>
            </w:r>
          </w:ins>
        </w:p>
        <w:p w14:paraId="4175FF6F" w14:textId="4A66C450" w:rsidR="00F41AE9" w:rsidRDefault="00F41AE9">
          <w:pPr>
            <w:pStyle w:val="TOC3"/>
            <w:tabs>
              <w:tab w:val="left" w:pos="880"/>
              <w:tab w:val="right" w:leader="dot" w:pos="9061"/>
            </w:tabs>
            <w:rPr>
              <w:ins w:id="52" w:author="Mai Văn Chánh" w:date="2021-03-30T23:16:00Z"/>
              <w:rFonts w:cstheme="minorBidi"/>
              <w:i w:val="0"/>
              <w:iCs w:val="0"/>
              <w:noProof/>
              <w:sz w:val="22"/>
              <w:szCs w:val="22"/>
              <w:lang w:eastAsia="en-US"/>
            </w:rPr>
          </w:pPr>
          <w:ins w:id="53"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"_Toc68038637"</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6.</w:t>
            </w:r>
            <w:r>
              <w:rPr>
                <w:rFonts w:cstheme="minorBidi"/>
                <w:i w:val="0"/>
                <w:iCs w:val="0"/>
                <w:noProof/>
                <w:sz w:val="22"/>
                <w:szCs w:val="22"/>
                <w:lang w:eastAsia="en-US"/>
              </w:rPr>
              <w:tab/>
            </w:r>
            <w:r w:rsidRPr="008E0561">
              <w:rPr>
                <w:rStyle w:val="Hyperlink"/>
                <w:noProof/>
                <w:lang w:val="vi-VN"/>
              </w:rPr>
              <w:t xml:space="preserve">Hiện thực chức năng </w:t>
            </w:r>
            <w:r w:rsidRPr="008E0561">
              <w:rPr>
                <w:rStyle w:val="Hyperlink"/>
                <w:noProof/>
              </w:rPr>
              <w:t>quản lý danh sách chi tiết thu chi</w:t>
            </w:r>
            <w:r>
              <w:rPr>
                <w:noProof/>
                <w:webHidden/>
              </w:rPr>
              <w:tab/>
            </w:r>
            <w:r>
              <w:rPr>
                <w:noProof/>
                <w:webHidden/>
              </w:rPr>
              <w:fldChar w:fldCharType="begin"/>
            </w:r>
            <w:r>
              <w:rPr>
                <w:noProof/>
                <w:webHidden/>
              </w:rPr>
              <w:instrText xml:space="preserve"> PAGEREF _Toc68038637 \h </w:instrText>
            </w:r>
            <w:r>
              <w:rPr>
                <w:noProof/>
                <w:webHidden/>
              </w:rPr>
            </w:r>
          </w:ins>
          <w:r>
            <w:rPr>
              <w:noProof/>
              <w:webHidden/>
            </w:rPr>
            <w:fldChar w:fldCharType="separate"/>
          </w:r>
          <w:ins w:id="54" w:author="Mai Văn Chánh" w:date="2021-03-30T23:16:00Z">
            <w:r>
              <w:rPr>
                <w:noProof/>
                <w:webHidden/>
              </w:rPr>
              <w:t>9</w:t>
            </w:r>
            <w:r>
              <w:rPr>
                <w:noProof/>
                <w:webHidden/>
              </w:rPr>
              <w:fldChar w:fldCharType="end"/>
            </w:r>
            <w:r w:rsidRPr="008E0561">
              <w:rPr>
                <w:rStyle w:val="Hyperlink"/>
                <w:noProof/>
              </w:rPr>
              <w:fldChar w:fldCharType="end"/>
            </w:r>
          </w:ins>
        </w:p>
        <w:p w14:paraId="66D50F0D" w14:textId="4027AD23" w:rsidR="00F41AE9" w:rsidRDefault="00F41AE9">
          <w:pPr>
            <w:pStyle w:val="TOC3"/>
            <w:tabs>
              <w:tab w:val="left" w:pos="880"/>
              <w:tab w:val="right" w:leader="dot" w:pos="9061"/>
            </w:tabs>
            <w:rPr>
              <w:ins w:id="55" w:author="Mai Văn Chánh" w:date="2021-03-30T23:16:00Z"/>
              <w:rFonts w:cstheme="minorBidi"/>
              <w:i w:val="0"/>
              <w:iCs w:val="0"/>
              <w:noProof/>
              <w:sz w:val="22"/>
              <w:szCs w:val="22"/>
              <w:lang w:eastAsia="en-US"/>
            </w:rPr>
          </w:pPr>
          <w:ins w:id="56"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"_Toc68038638"</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7.</w:t>
            </w:r>
            <w:r>
              <w:rPr>
                <w:rFonts w:cstheme="minorBidi"/>
                <w:i w:val="0"/>
                <w:iCs w:val="0"/>
                <w:noProof/>
                <w:sz w:val="22"/>
                <w:szCs w:val="22"/>
                <w:lang w:eastAsia="en-US"/>
              </w:rPr>
              <w:tab/>
            </w:r>
            <w:r w:rsidRPr="008E0561">
              <w:rPr>
                <w:rStyle w:val="Hyperlink"/>
                <w:noProof/>
                <w:lang w:val="vi-VN"/>
              </w:rPr>
              <w:t xml:space="preserve">Hiện thực chức năng </w:t>
            </w:r>
            <w:r w:rsidRPr="008E0561">
              <w:rPr>
                <w:rStyle w:val="Hyperlink"/>
                <w:noProof/>
              </w:rPr>
              <w:t>quản lý chi tiết thu chi</w:t>
            </w:r>
            <w:r>
              <w:rPr>
                <w:noProof/>
                <w:webHidden/>
              </w:rPr>
              <w:tab/>
            </w:r>
            <w:r>
              <w:rPr>
                <w:noProof/>
                <w:webHidden/>
              </w:rPr>
              <w:fldChar w:fldCharType="begin"/>
            </w:r>
            <w:r>
              <w:rPr>
                <w:noProof/>
                <w:webHidden/>
              </w:rPr>
              <w:instrText xml:space="preserve"> PAGEREF _Toc68038638 \h </w:instrText>
            </w:r>
            <w:r>
              <w:rPr>
                <w:noProof/>
                <w:webHidden/>
              </w:rPr>
            </w:r>
          </w:ins>
          <w:r>
            <w:rPr>
              <w:noProof/>
              <w:webHidden/>
            </w:rPr>
            <w:fldChar w:fldCharType="separate"/>
          </w:r>
          <w:ins w:id="57" w:author="Mai Văn Chánh" w:date="2021-03-30T23:16:00Z">
            <w:r>
              <w:rPr>
                <w:noProof/>
                <w:webHidden/>
              </w:rPr>
              <w:t>10</w:t>
            </w:r>
            <w:r>
              <w:rPr>
                <w:noProof/>
                <w:webHidden/>
              </w:rPr>
              <w:fldChar w:fldCharType="end"/>
            </w:r>
            <w:r w:rsidRPr="008E0561">
              <w:rPr>
                <w:rStyle w:val="Hyperlink"/>
                <w:noProof/>
              </w:rPr>
              <w:fldChar w:fldCharType="end"/>
            </w:r>
          </w:ins>
        </w:p>
        <w:p w14:paraId="16AF5BBD" w14:textId="56112ABF" w:rsidR="00F41AE9" w:rsidRDefault="00F41AE9">
          <w:pPr>
            <w:pStyle w:val="TOC3"/>
            <w:tabs>
              <w:tab w:val="left" w:pos="880"/>
              <w:tab w:val="right" w:leader="dot" w:pos="9061"/>
            </w:tabs>
            <w:rPr>
              <w:ins w:id="58" w:author="Mai Văn Chánh" w:date="2021-03-30T23:16:00Z"/>
              <w:rFonts w:cstheme="minorBidi"/>
              <w:i w:val="0"/>
              <w:iCs w:val="0"/>
              <w:noProof/>
              <w:sz w:val="22"/>
              <w:szCs w:val="22"/>
              <w:lang w:eastAsia="en-US"/>
            </w:rPr>
          </w:pPr>
          <w:ins w:id="59"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"_Toc68038639"</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8.</w:t>
            </w:r>
            <w:r>
              <w:rPr>
                <w:rFonts w:cstheme="minorBidi"/>
                <w:i w:val="0"/>
                <w:iCs w:val="0"/>
                <w:noProof/>
                <w:sz w:val="22"/>
                <w:szCs w:val="22"/>
                <w:lang w:eastAsia="en-US"/>
              </w:rPr>
              <w:tab/>
            </w:r>
            <w:r w:rsidRPr="008E0561">
              <w:rPr>
                <w:rStyle w:val="Hyperlink"/>
                <w:noProof/>
                <w:lang w:val="vi-VN"/>
              </w:rPr>
              <w:t xml:space="preserve">Hiện thực chức năng </w:t>
            </w:r>
            <w:r w:rsidRPr="008E0561">
              <w:rPr>
                <w:rStyle w:val="Hyperlink"/>
                <w:noProof/>
              </w:rPr>
              <w:t>quản lý chỉnh sửa chi tiết thu chi</w:t>
            </w:r>
            <w:r>
              <w:rPr>
                <w:noProof/>
                <w:webHidden/>
              </w:rPr>
              <w:tab/>
            </w:r>
            <w:r>
              <w:rPr>
                <w:noProof/>
                <w:webHidden/>
              </w:rPr>
              <w:fldChar w:fldCharType="begin"/>
            </w:r>
            <w:r>
              <w:rPr>
                <w:noProof/>
                <w:webHidden/>
              </w:rPr>
              <w:instrText xml:space="preserve"> PAGEREF _Toc68038639 \h </w:instrText>
            </w:r>
            <w:r>
              <w:rPr>
                <w:noProof/>
                <w:webHidden/>
              </w:rPr>
            </w:r>
          </w:ins>
          <w:r>
            <w:rPr>
              <w:noProof/>
              <w:webHidden/>
            </w:rPr>
            <w:fldChar w:fldCharType="separate"/>
          </w:r>
          <w:ins w:id="60" w:author="Mai Văn Chánh" w:date="2021-03-30T23:16:00Z">
            <w:r>
              <w:rPr>
                <w:noProof/>
                <w:webHidden/>
              </w:rPr>
              <w:t>11</w:t>
            </w:r>
            <w:r>
              <w:rPr>
                <w:noProof/>
                <w:webHidden/>
              </w:rPr>
              <w:fldChar w:fldCharType="end"/>
            </w:r>
            <w:r w:rsidRPr="008E0561">
              <w:rPr>
                <w:rStyle w:val="Hyperlink"/>
                <w:noProof/>
              </w:rPr>
              <w:fldChar w:fldCharType="end"/>
            </w:r>
          </w:ins>
        </w:p>
        <w:p w14:paraId="605F185B" w14:textId="0BD5B4A3" w:rsidR="00F41AE9" w:rsidRDefault="00F41AE9">
          <w:pPr>
            <w:pStyle w:val="TOC3"/>
            <w:tabs>
              <w:tab w:val="left" w:pos="880"/>
              <w:tab w:val="right" w:leader="dot" w:pos="9061"/>
            </w:tabs>
            <w:rPr>
              <w:ins w:id="61" w:author="Mai Văn Chánh" w:date="2021-03-30T23:16:00Z"/>
              <w:rFonts w:cstheme="minorBidi"/>
              <w:i w:val="0"/>
              <w:iCs w:val="0"/>
              <w:noProof/>
              <w:sz w:val="22"/>
              <w:szCs w:val="22"/>
              <w:lang w:eastAsia="en-US"/>
            </w:rPr>
          </w:pPr>
          <w:ins w:id="62"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"_Toc68038640"</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9.</w:t>
            </w:r>
            <w:r>
              <w:rPr>
                <w:rFonts w:cstheme="minorBidi"/>
                <w:i w:val="0"/>
                <w:iCs w:val="0"/>
                <w:noProof/>
                <w:sz w:val="22"/>
                <w:szCs w:val="22"/>
                <w:lang w:eastAsia="en-US"/>
              </w:rPr>
              <w:tab/>
            </w:r>
            <w:r w:rsidRPr="008E0561">
              <w:rPr>
                <w:rStyle w:val="Hyperlink"/>
                <w:noProof/>
                <w:lang w:val="vi-VN"/>
              </w:rPr>
              <w:t xml:space="preserve">Hiện thực chức năng </w:t>
            </w:r>
            <w:r w:rsidRPr="008E0561">
              <w:rPr>
                <w:rStyle w:val="Hyperlink"/>
                <w:noProof/>
              </w:rPr>
              <w:t>quản lý xóa chi tiết thu chi</w:t>
            </w:r>
            <w:r>
              <w:rPr>
                <w:noProof/>
                <w:webHidden/>
              </w:rPr>
              <w:tab/>
            </w:r>
            <w:r>
              <w:rPr>
                <w:noProof/>
                <w:webHidden/>
              </w:rPr>
              <w:fldChar w:fldCharType="begin"/>
            </w:r>
            <w:r>
              <w:rPr>
                <w:noProof/>
                <w:webHidden/>
              </w:rPr>
              <w:instrText xml:space="preserve"> PAGEREF _Toc68038640 \h </w:instrText>
            </w:r>
            <w:r>
              <w:rPr>
                <w:noProof/>
                <w:webHidden/>
              </w:rPr>
            </w:r>
          </w:ins>
          <w:r>
            <w:rPr>
              <w:noProof/>
              <w:webHidden/>
            </w:rPr>
            <w:fldChar w:fldCharType="separate"/>
          </w:r>
          <w:ins w:id="63" w:author="Mai Văn Chánh" w:date="2021-03-30T23:16:00Z">
            <w:r>
              <w:rPr>
                <w:noProof/>
                <w:webHidden/>
              </w:rPr>
              <w:t>12</w:t>
            </w:r>
            <w:r>
              <w:rPr>
                <w:noProof/>
                <w:webHidden/>
              </w:rPr>
              <w:fldChar w:fldCharType="end"/>
            </w:r>
            <w:r w:rsidRPr="008E0561">
              <w:rPr>
                <w:rStyle w:val="Hyperlink"/>
                <w:noProof/>
              </w:rPr>
              <w:fldChar w:fldCharType="end"/>
            </w:r>
          </w:ins>
        </w:p>
        <w:p w14:paraId="3B364BD4" w14:textId="50D0243A" w:rsidR="00F41AE9" w:rsidRDefault="00F41AE9">
          <w:pPr>
            <w:pStyle w:val="TOC3"/>
            <w:tabs>
              <w:tab w:val="left" w:pos="1100"/>
              <w:tab w:val="right" w:leader="dot" w:pos="9061"/>
            </w:tabs>
            <w:rPr>
              <w:ins w:id="64" w:author="Mai Văn Chánh" w:date="2021-03-30T23:16:00Z"/>
              <w:rFonts w:cstheme="minorBidi"/>
              <w:i w:val="0"/>
              <w:iCs w:val="0"/>
              <w:noProof/>
              <w:sz w:val="22"/>
              <w:szCs w:val="22"/>
              <w:lang w:eastAsia="en-US"/>
            </w:rPr>
          </w:pPr>
          <w:ins w:id="65"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"_Toc68038641"</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10.</w:t>
            </w:r>
            <w:r>
              <w:rPr>
                <w:rFonts w:cstheme="minorBidi"/>
                <w:i w:val="0"/>
                <w:iCs w:val="0"/>
                <w:noProof/>
                <w:sz w:val="22"/>
                <w:szCs w:val="22"/>
                <w:lang w:eastAsia="en-US"/>
              </w:rPr>
              <w:tab/>
            </w:r>
            <w:r w:rsidRPr="008E0561">
              <w:rPr>
                <w:rStyle w:val="Hyperlink"/>
                <w:noProof/>
                <w:lang w:val="vi-VN"/>
              </w:rPr>
              <w:t xml:space="preserve">Hiện thực chức năng báo cáo chi theo </w:t>
            </w:r>
            <w:r w:rsidRPr="008E0561">
              <w:rPr>
                <w:rStyle w:val="Hyperlink"/>
                <w:noProof/>
              </w:rPr>
              <w:t>thời gian</w:t>
            </w:r>
            <w:r>
              <w:rPr>
                <w:noProof/>
                <w:webHidden/>
              </w:rPr>
              <w:tab/>
            </w:r>
            <w:r>
              <w:rPr>
                <w:noProof/>
                <w:webHidden/>
              </w:rPr>
              <w:fldChar w:fldCharType="begin"/>
            </w:r>
            <w:r>
              <w:rPr>
                <w:noProof/>
                <w:webHidden/>
              </w:rPr>
              <w:instrText xml:space="preserve"> PAGEREF _Toc68038641 \h </w:instrText>
            </w:r>
            <w:r>
              <w:rPr>
                <w:noProof/>
                <w:webHidden/>
              </w:rPr>
            </w:r>
          </w:ins>
          <w:r>
            <w:rPr>
              <w:noProof/>
              <w:webHidden/>
            </w:rPr>
            <w:fldChar w:fldCharType="separate"/>
          </w:r>
          <w:ins w:id="66" w:author="Mai Văn Chánh" w:date="2021-03-30T23:16:00Z">
            <w:r>
              <w:rPr>
                <w:noProof/>
                <w:webHidden/>
              </w:rPr>
              <w:t>13</w:t>
            </w:r>
            <w:r>
              <w:rPr>
                <w:noProof/>
                <w:webHidden/>
              </w:rPr>
              <w:fldChar w:fldCharType="end"/>
            </w:r>
            <w:r w:rsidRPr="008E0561">
              <w:rPr>
                <w:rStyle w:val="Hyperlink"/>
                <w:noProof/>
              </w:rPr>
              <w:fldChar w:fldCharType="end"/>
            </w:r>
          </w:ins>
        </w:p>
        <w:p w14:paraId="2D07C5A7" w14:textId="68B4EE11" w:rsidR="00F41AE9" w:rsidRDefault="00F41AE9">
          <w:pPr>
            <w:pStyle w:val="TOC3"/>
            <w:tabs>
              <w:tab w:val="left" w:pos="1100"/>
              <w:tab w:val="right" w:leader="dot" w:pos="9061"/>
            </w:tabs>
            <w:rPr>
              <w:ins w:id="67" w:author="Mai Văn Chánh" w:date="2021-03-30T23:16:00Z"/>
              <w:rFonts w:cstheme="minorBidi"/>
              <w:i w:val="0"/>
              <w:iCs w:val="0"/>
              <w:noProof/>
              <w:sz w:val="22"/>
              <w:szCs w:val="22"/>
              <w:lang w:eastAsia="en-US"/>
            </w:rPr>
          </w:pPr>
          <w:ins w:id="68"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"_Toc68038642"</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noProof/>
                <w:lang w:val="vi-VN"/>
              </w:rPr>
              <w:t>11.</w:t>
            </w:r>
            <w:r>
              <w:rPr>
                <w:rFonts w:cstheme="minorBidi"/>
                <w:i w:val="0"/>
                <w:iCs w:val="0"/>
                <w:noProof/>
                <w:sz w:val="22"/>
                <w:szCs w:val="22"/>
                <w:lang w:eastAsia="en-US"/>
              </w:rPr>
              <w:tab/>
            </w:r>
            <w:r w:rsidRPr="008E0561">
              <w:rPr>
                <w:rStyle w:val="Hyperlink"/>
                <w:noProof/>
                <w:lang w:val="vi-VN"/>
              </w:rPr>
              <w:t xml:space="preserve">Hiện thực chức năng </w:t>
            </w:r>
            <w:r w:rsidRPr="008E0561">
              <w:rPr>
                <w:rStyle w:val="Hyperlink"/>
                <w:noProof/>
              </w:rPr>
              <w:t>chọn thời gian</w:t>
            </w:r>
            <w:r>
              <w:rPr>
                <w:noProof/>
                <w:webHidden/>
              </w:rPr>
              <w:tab/>
            </w:r>
            <w:r>
              <w:rPr>
                <w:noProof/>
                <w:webHidden/>
              </w:rPr>
              <w:fldChar w:fldCharType="begin"/>
            </w:r>
            <w:r>
              <w:rPr>
                <w:noProof/>
                <w:webHidden/>
              </w:rPr>
              <w:instrText xml:space="preserve"> PAGEREF _Toc68038642 \h </w:instrText>
            </w:r>
            <w:r>
              <w:rPr>
                <w:noProof/>
                <w:webHidden/>
              </w:rPr>
            </w:r>
          </w:ins>
          <w:r>
            <w:rPr>
              <w:noProof/>
              <w:webHidden/>
            </w:rPr>
            <w:fldChar w:fldCharType="separate"/>
          </w:r>
          <w:ins w:id="69" w:author="Mai Văn Chánh" w:date="2021-03-30T23:16:00Z">
            <w:r>
              <w:rPr>
                <w:noProof/>
                <w:webHidden/>
              </w:rPr>
              <w:t>14</w:t>
            </w:r>
            <w:r>
              <w:rPr>
                <w:noProof/>
                <w:webHidden/>
              </w:rPr>
              <w:fldChar w:fldCharType="end"/>
            </w:r>
            <w:r w:rsidRPr="008E0561">
              <w:rPr>
                <w:rStyle w:val="Hyperlink"/>
                <w:noProof/>
              </w:rPr>
              <w:fldChar w:fldCharType="end"/>
            </w:r>
          </w:ins>
        </w:p>
        <w:p w14:paraId="1E367601" w14:textId="397907B1" w:rsidR="00F41AE9" w:rsidRDefault="00F41AE9">
          <w:pPr>
            <w:pStyle w:val="TOC3"/>
            <w:tabs>
              <w:tab w:val="left" w:pos="1100"/>
              <w:tab w:val="right" w:leader="dot" w:pos="9061"/>
            </w:tabs>
            <w:rPr>
              <w:ins w:id="70" w:author="Mai Văn Chánh" w:date="2021-03-30T23:16:00Z"/>
              <w:rFonts w:cstheme="minorBidi"/>
              <w:i w:val="0"/>
              <w:iCs w:val="0"/>
              <w:noProof/>
              <w:sz w:val="22"/>
              <w:szCs w:val="22"/>
              <w:lang w:eastAsia="en-US"/>
            </w:rPr>
          </w:pPr>
          <w:ins w:id="71"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"_Toc68038643"</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Cs/>
                <w:noProof/>
              </w:rPr>
              <w:t>12.</w:t>
            </w:r>
            <w:r>
              <w:rPr>
                <w:rFonts w:cstheme="minorBidi"/>
                <w:i w:val="0"/>
                <w:iCs w:val="0"/>
                <w:noProof/>
                <w:sz w:val="22"/>
                <w:szCs w:val="22"/>
                <w:lang w:eastAsia="en-US"/>
              </w:rPr>
              <w:tab/>
            </w:r>
            <w:r w:rsidRPr="008E0561">
              <w:rPr>
                <w:rStyle w:val="Hyperlink"/>
                <w:rFonts w:ascii="Times New Roman" w:hAnsi="Times New Roman" w:cs="Times New Roman"/>
                <w:bCs/>
                <w:noProof/>
                <w:lang w:val="vi-VN"/>
              </w:rPr>
              <w:t xml:space="preserve"> Sơ đồ liên kết các màn hình</w:t>
            </w:r>
            <w:r>
              <w:rPr>
                <w:noProof/>
                <w:webHidden/>
              </w:rPr>
              <w:tab/>
            </w:r>
            <w:r>
              <w:rPr>
                <w:noProof/>
                <w:webHidden/>
              </w:rPr>
              <w:fldChar w:fldCharType="begin"/>
            </w:r>
            <w:r>
              <w:rPr>
                <w:noProof/>
                <w:webHidden/>
              </w:rPr>
              <w:instrText xml:space="preserve"> PAGEREF _Toc68038643 \h </w:instrText>
            </w:r>
            <w:r>
              <w:rPr>
                <w:noProof/>
                <w:webHidden/>
              </w:rPr>
            </w:r>
          </w:ins>
          <w:r>
            <w:rPr>
              <w:noProof/>
              <w:webHidden/>
            </w:rPr>
            <w:fldChar w:fldCharType="separate"/>
          </w:r>
          <w:ins w:id="72" w:author="Mai Văn Chánh" w:date="2021-03-30T23:16:00Z">
            <w:r>
              <w:rPr>
                <w:noProof/>
                <w:webHidden/>
              </w:rPr>
              <w:t>15</w:t>
            </w:r>
            <w:r>
              <w:rPr>
                <w:noProof/>
                <w:webHidden/>
              </w:rPr>
              <w:fldChar w:fldCharType="end"/>
            </w:r>
            <w:r w:rsidRPr="008E0561">
              <w:rPr>
                <w:rStyle w:val="Hyperlink"/>
                <w:noProof/>
              </w:rPr>
              <w:fldChar w:fldCharType="end"/>
            </w:r>
          </w:ins>
        </w:p>
        <w:p w14:paraId="2A59D224" w14:textId="32FFB998" w:rsidR="00F41AE9" w:rsidRDefault="00F41AE9">
          <w:pPr>
            <w:pStyle w:val="TOC2"/>
            <w:tabs>
              <w:tab w:val="right" w:leader="dot" w:pos="9061"/>
            </w:tabs>
            <w:rPr>
              <w:ins w:id="73" w:author="Mai Văn Chánh" w:date="2021-03-30T23:16:00Z"/>
              <w:rFonts w:cstheme="minorBidi"/>
              <w:smallCaps w:val="0"/>
              <w:noProof/>
              <w:sz w:val="22"/>
              <w:szCs w:val="22"/>
              <w:lang w:eastAsia="en-US"/>
            </w:rPr>
          </w:pPr>
          <w:ins w:id="74"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"_Toc68038644"</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1.</w:t>
            </w:r>
            <w:r w:rsidRPr="008E0561">
              <w:rPr>
                <w:rStyle w:val="Hyperlink"/>
                <w:rFonts w:ascii="Times New Roman" w:hAnsi="Times New Roman" w:cs="Times New Roman"/>
                <w:b/>
                <w:noProof/>
              </w:rPr>
              <w:t>5</w:t>
            </w:r>
            <w:r w:rsidRPr="008E0561">
              <w:rPr>
                <w:rStyle w:val="Hyperlink"/>
                <w:rFonts w:ascii="Times New Roman" w:hAnsi="Times New Roman" w:cs="Times New Roman"/>
                <w:b/>
                <w:noProof/>
                <w:lang w:val="vi-VN"/>
              </w:rPr>
              <w:t>. Vai trò các thành viên</w:t>
            </w:r>
            <w:r>
              <w:rPr>
                <w:noProof/>
                <w:webHidden/>
              </w:rPr>
              <w:tab/>
            </w:r>
            <w:r>
              <w:rPr>
                <w:noProof/>
                <w:webHidden/>
              </w:rPr>
              <w:fldChar w:fldCharType="begin"/>
            </w:r>
            <w:r>
              <w:rPr>
                <w:noProof/>
                <w:webHidden/>
              </w:rPr>
              <w:instrText xml:space="preserve"> PAGEREF _Toc68038644 \h </w:instrText>
            </w:r>
            <w:r>
              <w:rPr>
                <w:noProof/>
                <w:webHidden/>
              </w:rPr>
            </w:r>
          </w:ins>
          <w:r>
            <w:rPr>
              <w:noProof/>
              <w:webHidden/>
            </w:rPr>
            <w:fldChar w:fldCharType="separate"/>
          </w:r>
          <w:ins w:id="75" w:author="Mai Văn Chánh" w:date="2021-03-30T23:16:00Z">
            <w:r>
              <w:rPr>
                <w:noProof/>
                <w:webHidden/>
              </w:rPr>
              <w:t>16</w:t>
            </w:r>
            <w:r>
              <w:rPr>
                <w:noProof/>
                <w:webHidden/>
              </w:rPr>
              <w:fldChar w:fldCharType="end"/>
            </w:r>
            <w:r w:rsidRPr="008E0561">
              <w:rPr>
                <w:rStyle w:val="Hyperlink"/>
                <w:noProof/>
              </w:rPr>
              <w:fldChar w:fldCharType="end"/>
            </w:r>
          </w:ins>
        </w:p>
        <w:p w14:paraId="52DF7762" w14:textId="023E5975" w:rsidR="00F41AE9" w:rsidRDefault="00F41AE9">
          <w:pPr>
            <w:pStyle w:val="TOC1"/>
            <w:tabs>
              <w:tab w:val="right" w:leader="dot" w:pos="9061"/>
            </w:tabs>
            <w:rPr>
              <w:ins w:id="76" w:author="Mai Văn Chánh" w:date="2021-03-30T23:16:00Z"/>
              <w:rFonts w:cstheme="minorBidi"/>
              <w:b w:val="0"/>
              <w:bCs w:val="0"/>
              <w:caps w:val="0"/>
              <w:noProof/>
              <w:sz w:val="22"/>
              <w:szCs w:val="22"/>
              <w:lang w:eastAsia="en-US"/>
            </w:rPr>
          </w:pPr>
          <w:ins w:id="77"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"_Toc68038645"</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CHƯƠNG 2: TỔNG QUAN LÍ THUYẾT</w:t>
            </w:r>
            <w:r>
              <w:rPr>
                <w:noProof/>
                <w:webHidden/>
              </w:rPr>
              <w:tab/>
            </w:r>
            <w:r>
              <w:rPr>
                <w:noProof/>
                <w:webHidden/>
              </w:rPr>
              <w:fldChar w:fldCharType="begin"/>
            </w:r>
            <w:r>
              <w:rPr>
                <w:noProof/>
                <w:webHidden/>
              </w:rPr>
              <w:instrText xml:space="preserve"> PAGEREF _Toc68038645 \h </w:instrText>
            </w:r>
            <w:r>
              <w:rPr>
                <w:noProof/>
                <w:webHidden/>
              </w:rPr>
            </w:r>
          </w:ins>
          <w:r>
            <w:rPr>
              <w:noProof/>
              <w:webHidden/>
            </w:rPr>
            <w:fldChar w:fldCharType="separate"/>
          </w:r>
          <w:ins w:id="78" w:author="Mai Văn Chánh" w:date="2021-03-30T23:16:00Z">
            <w:r>
              <w:rPr>
                <w:noProof/>
                <w:webHidden/>
              </w:rPr>
              <w:t>17</w:t>
            </w:r>
            <w:r>
              <w:rPr>
                <w:noProof/>
                <w:webHidden/>
              </w:rPr>
              <w:fldChar w:fldCharType="end"/>
            </w:r>
            <w:r w:rsidRPr="008E0561">
              <w:rPr>
                <w:rStyle w:val="Hyperlink"/>
                <w:noProof/>
              </w:rPr>
              <w:fldChar w:fldCharType="end"/>
            </w:r>
          </w:ins>
        </w:p>
        <w:p w14:paraId="61F3CF4E" w14:textId="06B969FA" w:rsidR="00F41AE9" w:rsidRDefault="00F41AE9">
          <w:pPr>
            <w:pStyle w:val="TOC2"/>
            <w:tabs>
              <w:tab w:val="right" w:leader="dot" w:pos="9061"/>
            </w:tabs>
            <w:rPr>
              <w:ins w:id="79" w:author="Mai Văn Chánh" w:date="2021-03-30T23:16:00Z"/>
              <w:rFonts w:cstheme="minorBidi"/>
              <w:smallCaps w:val="0"/>
              <w:noProof/>
              <w:sz w:val="22"/>
              <w:szCs w:val="22"/>
              <w:lang w:eastAsia="en-US"/>
            </w:rPr>
          </w:pPr>
          <w:ins w:id="80"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"_Toc68038646"</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 xml:space="preserve">2.1. Tổng quan về Date </w:t>
            </w:r>
            <w:r w:rsidRPr="008E0561">
              <w:rPr>
                <w:rStyle w:val="Hyperlink"/>
                <w:rFonts w:ascii="Times New Roman" w:hAnsi="Times New Roman" w:cs="Times New Roman"/>
                <w:b/>
                <w:noProof/>
              </w:rPr>
              <w:t xml:space="preserve">picker </w:t>
            </w:r>
            <w:r w:rsidRPr="008E0561">
              <w:rPr>
                <w:rStyle w:val="Hyperlink"/>
                <w:rFonts w:ascii="Times New Roman" w:hAnsi="Times New Roman" w:cs="Times New Roman"/>
                <w:b/>
                <w:noProof/>
                <w:lang w:val="vi-VN"/>
              </w:rPr>
              <w:t>trong xây dựng ứng dụng Android</w:t>
            </w:r>
            <w:r>
              <w:rPr>
                <w:noProof/>
                <w:webHidden/>
              </w:rPr>
              <w:tab/>
            </w:r>
            <w:r>
              <w:rPr>
                <w:noProof/>
                <w:webHidden/>
              </w:rPr>
              <w:fldChar w:fldCharType="begin"/>
            </w:r>
            <w:r>
              <w:rPr>
                <w:noProof/>
                <w:webHidden/>
              </w:rPr>
              <w:instrText xml:space="preserve"> PAGEREF _Toc68038646 \h </w:instrText>
            </w:r>
            <w:r>
              <w:rPr>
                <w:noProof/>
                <w:webHidden/>
              </w:rPr>
            </w:r>
          </w:ins>
          <w:r>
            <w:rPr>
              <w:noProof/>
              <w:webHidden/>
            </w:rPr>
            <w:fldChar w:fldCharType="separate"/>
          </w:r>
          <w:ins w:id="81" w:author="Mai Văn Chánh" w:date="2021-03-30T23:16:00Z">
            <w:r>
              <w:rPr>
                <w:noProof/>
                <w:webHidden/>
              </w:rPr>
              <w:t>17</w:t>
            </w:r>
            <w:r>
              <w:rPr>
                <w:noProof/>
                <w:webHidden/>
              </w:rPr>
              <w:fldChar w:fldCharType="end"/>
            </w:r>
            <w:r w:rsidRPr="008E0561">
              <w:rPr>
                <w:rStyle w:val="Hyperlink"/>
                <w:noProof/>
              </w:rPr>
              <w:fldChar w:fldCharType="end"/>
            </w:r>
          </w:ins>
        </w:p>
        <w:p w14:paraId="6164C1F8" w14:textId="09EB9CC7" w:rsidR="00F41AE9" w:rsidRDefault="00F41AE9">
          <w:pPr>
            <w:pStyle w:val="TOC3"/>
            <w:tabs>
              <w:tab w:val="right" w:leader="dot" w:pos="9061"/>
            </w:tabs>
            <w:rPr>
              <w:ins w:id="82" w:author="Mai Văn Chánh" w:date="2021-03-30T23:16:00Z"/>
              <w:rFonts w:cstheme="minorBidi"/>
              <w:i w:val="0"/>
              <w:iCs w:val="0"/>
              <w:noProof/>
              <w:sz w:val="22"/>
              <w:szCs w:val="22"/>
              <w:lang w:eastAsia="en-US"/>
            </w:rPr>
          </w:pPr>
          <w:ins w:id="83"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"_Toc68038647"</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2.1.1. Date Picker</w:t>
            </w:r>
            <w:r>
              <w:rPr>
                <w:noProof/>
                <w:webHidden/>
              </w:rPr>
              <w:tab/>
            </w:r>
            <w:r>
              <w:rPr>
                <w:noProof/>
                <w:webHidden/>
              </w:rPr>
              <w:fldChar w:fldCharType="begin"/>
            </w:r>
            <w:r>
              <w:rPr>
                <w:noProof/>
                <w:webHidden/>
              </w:rPr>
              <w:instrText xml:space="preserve"> PAGEREF _Toc68038647 \h </w:instrText>
            </w:r>
            <w:r>
              <w:rPr>
                <w:noProof/>
                <w:webHidden/>
              </w:rPr>
            </w:r>
          </w:ins>
          <w:r>
            <w:rPr>
              <w:noProof/>
              <w:webHidden/>
            </w:rPr>
            <w:fldChar w:fldCharType="separate"/>
          </w:r>
          <w:ins w:id="84" w:author="Mai Văn Chánh" w:date="2021-03-30T23:16:00Z">
            <w:r>
              <w:rPr>
                <w:noProof/>
                <w:webHidden/>
              </w:rPr>
              <w:t>17</w:t>
            </w:r>
            <w:r>
              <w:rPr>
                <w:noProof/>
                <w:webHidden/>
              </w:rPr>
              <w:fldChar w:fldCharType="end"/>
            </w:r>
            <w:r w:rsidRPr="008E0561">
              <w:rPr>
                <w:rStyle w:val="Hyperlink"/>
                <w:noProof/>
              </w:rPr>
              <w:fldChar w:fldCharType="end"/>
            </w:r>
          </w:ins>
        </w:p>
        <w:p w14:paraId="717230BD" w14:textId="470D4B9D" w:rsidR="00F41AE9" w:rsidRDefault="00F41AE9">
          <w:pPr>
            <w:pStyle w:val="TOC2"/>
            <w:tabs>
              <w:tab w:val="right" w:leader="dot" w:pos="9061"/>
            </w:tabs>
            <w:rPr>
              <w:ins w:id="85" w:author="Mai Văn Chánh" w:date="2021-03-30T23:16:00Z"/>
              <w:rFonts w:cstheme="minorBidi"/>
              <w:smallCaps w:val="0"/>
              <w:noProof/>
              <w:sz w:val="22"/>
              <w:szCs w:val="22"/>
              <w:lang w:eastAsia="en-US"/>
            </w:rPr>
          </w:pPr>
          <w:ins w:id="86"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"_Toc68038648"</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2.2. Các bước thiết kế - hiện thực Date Picker trong xây dựng ứng dụng Android</w:t>
            </w:r>
            <w:r>
              <w:rPr>
                <w:noProof/>
                <w:webHidden/>
              </w:rPr>
              <w:tab/>
            </w:r>
            <w:r>
              <w:rPr>
                <w:noProof/>
                <w:webHidden/>
              </w:rPr>
              <w:fldChar w:fldCharType="begin"/>
            </w:r>
            <w:r>
              <w:rPr>
                <w:noProof/>
                <w:webHidden/>
              </w:rPr>
              <w:instrText xml:space="preserve"> PAGEREF _Toc68038648 \h </w:instrText>
            </w:r>
            <w:r>
              <w:rPr>
                <w:noProof/>
                <w:webHidden/>
              </w:rPr>
            </w:r>
          </w:ins>
          <w:r>
            <w:rPr>
              <w:noProof/>
              <w:webHidden/>
            </w:rPr>
            <w:fldChar w:fldCharType="separate"/>
          </w:r>
          <w:ins w:id="87" w:author="Mai Văn Chánh" w:date="2021-03-30T23:16:00Z">
            <w:r>
              <w:rPr>
                <w:noProof/>
                <w:webHidden/>
              </w:rPr>
              <w:t>19</w:t>
            </w:r>
            <w:r>
              <w:rPr>
                <w:noProof/>
                <w:webHidden/>
              </w:rPr>
              <w:fldChar w:fldCharType="end"/>
            </w:r>
            <w:r w:rsidRPr="008E0561">
              <w:rPr>
                <w:rStyle w:val="Hyperlink"/>
                <w:noProof/>
              </w:rPr>
              <w:fldChar w:fldCharType="end"/>
            </w:r>
          </w:ins>
        </w:p>
        <w:p w14:paraId="44C4C735" w14:textId="09C6E062" w:rsidR="00F41AE9" w:rsidRDefault="00F41AE9">
          <w:pPr>
            <w:pStyle w:val="TOC3"/>
            <w:tabs>
              <w:tab w:val="right" w:leader="dot" w:pos="9061"/>
            </w:tabs>
            <w:rPr>
              <w:ins w:id="88" w:author="Mai Văn Chánh" w:date="2021-03-30T23:16:00Z"/>
              <w:rFonts w:cstheme="minorBidi"/>
              <w:i w:val="0"/>
              <w:iCs w:val="0"/>
              <w:noProof/>
              <w:sz w:val="22"/>
              <w:szCs w:val="22"/>
              <w:lang w:eastAsia="en-US"/>
            </w:rPr>
          </w:pPr>
          <w:ins w:id="89"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"_Toc68038649"</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2.2.1. Thiết kế</w:t>
            </w:r>
            <w:r>
              <w:rPr>
                <w:noProof/>
                <w:webHidden/>
              </w:rPr>
              <w:tab/>
            </w:r>
            <w:r>
              <w:rPr>
                <w:noProof/>
                <w:webHidden/>
              </w:rPr>
              <w:fldChar w:fldCharType="begin"/>
            </w:r>
            <w:r>
              <w:rPr>
                <w:noProof/>
                <w:webHidden/>
              </w:rPr>
              <w:instrText xml:space="preserve"> PAGEREF _Toc68038649 \h </w:instrText>
            </w:r>
            <w:r>
              <w:rPr>
                <w:noProof/>
                <w:webHidden/>
              </w:rPr>
            </w:r>
          </w:ins>
          <w:r>
            <w:rPr>
              <w:noProof/>
              <w:webHidden/>
            </w:rPr>
            <w:fldChar w:fldCharType="separate"/>
          </w:r>
          <w:ins w:id="90" w:author="Mai Văn Chánh" w:date="2021-03-30T23:16:00Z">
            <w:r>
              <w:rPr>
                <w:noProof/>
                <w:webHidden/>
              </w:rPr>
              <w:t>19</w:t>
            </w:r>
            <w:r>
              <w:rPr>
                <w:noProof/>
                <w:webHidden/>
              </w:rPr>
              <w:fldChar w:fldCharType="end"/>
            </w:r>
            <w:r w:rsidRPr="008E0561">
              <w:rPr>
                <w:rStyle w:val="Hyperlink"/>
                <w:noProof/>
              </w:rPr>
              <w:fldChar w:fldCharType="end"/>
            </w:r>
          </w:ins>
        </w:p>
        <w:p w14:paraId="4C1B2288" w14:textId="3A7188D9" w:rsidR="00F41AE9" w:rsidRDefault="00F41AE9">
          <w:pPr>
            <w:pStyle w:val="TOC3"/>
            <w:tabs>
              <w:tab w:val="right" w:leader="dot" w:pos="9061"/>
            </w:tabs>
            <w:rPr>
              <w:ins w:id="91" w:author="Mai Văn Chánh" w:date="2021-03-30T23:16:00Z"/>
              <w:rFonts w:cstheme="minorBidi"/>
              <w:i w:val="0"/>
              <w:iCs w:val="0"/>
              <w:noProof/>
              <w:sz w:val="22"/>
              <w:szCs w:val="22"/>
              <w:lang w:eastAsia="en-US"/>
            </w:rPr>
          </w:pPr>
          <w:ins w:id="92"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"_Toc68038650"</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2.2.2. Hiện thực</w:t>
            </w:r>
            <w:r>
              <w:rPr>
                <w:noProof/>
                <w:webHidden/>
              </w:rPr>
              <w:tab/>
            </w:r>
            <w:r>
              <w:rPr>
                <w:noProof/>
                <w:webHidden/>
              </w:rPr>
              <w:fldChar w:fldCharType="begin"/>
            </w:r>
            <w:r>
              <w:rPr>
                <w:noProof/>
                <w:webHidden/>
              </w:rPr>
              <w:instrText xml:space="preserve"> PAGEREF _Toc68038650 \h </w:instrText>
            </w:r>
            <w:r>
              <w:rPr>
                <w:noProof/>
                <w:webHidden/>
              </w:rPr>
            </w:r>
          </w:ins>
          <w:r>
            <w:rPr>
              <w:noProof/>
              <w:webHidden/>
            </w:rPr>
            <w:fldChar w:fldCharType="separate"/>
          </w:r>
          <w:ins w:id="93" w:author="Mai Văn Chánh" w:date="2021-03-30T23:16:00Z">
            <w:r>
              <w:rPr>
                <w:noProof/>
                <w:webHidden/>
              </w:rPr>
              <w:t>20</w:t>
            </w:r>
            <w:r>
              <w:rPr>
                <w:noProof/>
                <w:webHidden/>
              </w:rPr>
              <w:fldChar w:fldCharType="end"/>
            </w:r>
            <w:r w:rsidRPr="008E0561">
              <w:rPr>
                <w:rStyle w:val="Hyperlink"/>
                <w:noProof/>
              </w:rPr>
              <w:fldChar w:fldCharType="end"/>
            </w:r>
          </w:ins>
        </w:p>
        <w:p w14:paraId="480892EC" w14:textId="2A7BBCDA" w:rsidR="00F41AE9" w:rsidRDefault="00F41AE9">
          <w:pPr>
            <w:pStyle w:val="TOC1"/>
            <w:tabs>
              <w:tab w:val="right" w:leader="dot" w:pos="9061"/>
            </w:tabs>
            <w:rPr>
              <w:ins w:id="94" w:author="Mai Văn Chánh" w:date="2021-03-30T23:16:00Z"/>
              <w:rFonts w:cstheme="minorBidi"/>
              <w:b w:val="0"/>
              <w:bCs w:val="0"/>
              <w:caps w:val="0"/>
              <w:noProof/>
              <w:sz w:val="22"/>
              <w:szCs w:val="22"/>
              <w:lang w:eastAsia="en-US"/>
            </w:rPr>
          </w:pPr>
          <w:ins w:id="95"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"_Toc68038651"</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CHƯƠNG 3: HIỆN THỰC CHỨC NĂNG CÁC MÀN HÌNH VÀ DEMO ỨNG DỤNG</w:t>
            </w:r>
            <w:r>
              <w:rPr>
                <w:noProof/>
                <w:webHidden/>
              </w:rPr>
              <w:tab/>
            </w:r>
            <w:r>
              <w:rPr>
                <w:noProof/>
                <w:webHidden/>
              </w:rPr>
              <w:fldChar w:fldCharType="begin"/>
            </w:r>
            <w:r>
              <w:rPr>
                <w:noProof/>
                <w:webHidden/>
              </w:rPr>
              <w:instrText xml:space="preserve"> PAGEREF _Toc68038651 \h </w:instrText>
            </w:r>
            <w:r>
              <w:rPr>
                <w:noProof/>
                <w:webHidden/>
              </w:rPr>
            </w:r>
          </w:ins>
          <w:r>
            <w:rPr>
              <w:noProof/>
              <w:webHidden/>
            </w:rPr>
            <w:fldChar w:fldCharType="separate"/>
          </w:r>
          <w:ins w:id="96" w:author="Mai Văn Chánh" w:date="2021-03-30T23:16:00Z">
            <w:r>
              <w:rPr>
                <w:noProof/>
                <w:webHidden/>
              </w:rPr>
              <w:t>21</w:t>
            </w:r>
            <w:r>
              <w:rPr>
                <w:noProof/>
                <w:webHidden/>
              </w:rPr>
              <w:fldChar w:fldCharType="end"/>
            </w:r>
            <w:r w:rsidRPr="008E0561">
              <w:rPr>
                <w:rStyle w:val="Hyperlink"/>
                <w:noProof/>
              </w:rPr>
              <w:fldChar w:fldCharType="end"/>
            </w:r>
          </w:ins>
        </w:p>
        <w:p w14:paraId="0BF94792" w14:textId="26127962" w:rsidR="00F41AE9" w:rsidRDefault="00F41AE9">
          <w:pPr>
            <w:pStyle w:val="TOC2"/>
            <w:tabs>
              <w:tab w:val="right" w:leader="dot" w:pos="9061"/>
            </w:tabs>
            <w:rPr>
              <w:ins w:id="97" w:author="Mai Văn Chánh" w:date="2021-03-30T23:16:00Z"/>
              <w:rFonts w:cstheme="minorBidi"/>
              <w:smallCaps w:val="0"/>
              <w:noProof/>
              <w:sz w:val="22"/>
              <w:szCs w:val="22"/>
              <w:lang w:eastAsia="en-US"/>
            </w:rPr>
          </w:pPr>
          <w:ins w:id="98"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"_Toc68038652"</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 Hiện thực chức năng các màn hình</w:t>
            </w:r>
            <w:r>
              <w:rPr>
                <w:noProof/>
                <w:webHidden/>
              </w:rPr>
              <w:tab/>
            </w:r>
            <w:r>
              <w:rPr>
                <w:noProof/>
                <w:webHidden/>
              </w:rPr>
              <w:fldChar w:fldCharType="begin"/>
            </w:r>
            <w:r>
              <w:rPr>
                <w:noProof/>
                <w:webHidden/>
              </w:rPr>
              <w:instrText xml:space="preserve"> PAGEREF _Toc68038652 \h </w:instrText>
            </w:r>
            <w:r>
              <w:rPr>
                <w:noProof/>
                <w:webHidden/>
              </w:rPr>
            </w:r>
          </w:ins>
          <w:r>
            <w:rPr>
              <w:noProof/>
              <w:webHidden/>
            </w:rPr>
            <w:fldChar w:fldCharType="separate"/>
          </w:r>
          <w:ins w:id="99" w:author="Mai Văn Chánh" w:date="2021-03-30T23:16:00Z">
            <w:r>
              <w:rPr>
                <w:noProof/>
                <w:webHidden/>
              </w:rPr>
              <w:t>21</w:t>
            </w:r>
            <w:r>
              <w:rPr>
                <w:noProof/>
                <w:webHidden/>
              </w:rPr>
              <w:fldChar w:fldCharType="end"/>
            </w:r>
            <w:r w:rsidRPr="008E0561">
              <w:rPr>
                <w:rStyle w:val="Hyperlink"/>
                <w:noProof/>
              </w:rPr>
              <w:fldChar w:fldCharType="end"/>
            </w:r>
          </w:ins>
        </w:p>
        <w:p w14:paraId="753B6BBA" w14:textId="21980373" w:rsidR="00F41AE9" w:rsidRDefault="00F41AE9">
          <w:pPr>
            <w:pStyle w:val="TOC3"/>
            <w:tabs>
              <w:tab w:val="right" w:leader="dot" w:pos="9061"/>
            </w:tabs>
            <w:rPr>
              <w:ins w:id="100" w:author="Mai Văn Chánh" w:date="2021-03-30T23:16:00Z"/>
              <w:rFonts w:cstheme="minorBidi"/>
              <w:i w:val="0"/>
              <w:iCs w:val="0"/>
              <w:noProof/>
              <w:sz w:val="22"/>
              <w:szCs w:val="22"/>
              <w:lang w:eastAsia="en-US"/>
            </w:rPr>
          </w:pPr>
          <w:ins w:id="101"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"_Toc68038653"</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3.1.1. Màn hình Đăng nhập</w:t>
            </w:r>
            <w:r>
              <w:rPr>
                <w:noProof/>
                <w:webHidden/>
              </w:rPr>
              <w:tab/>
            </w:r>
            <w:r>
              <w:rPr>
                <w:noProof/>
                <w:webHidden/>
              </w:rPr>
              <w:fldChar w:fldCharType="begin"/>
            </w:r>
            <w:r>
              <w:rPr>
                <w:noProof/>
                <w:webHidden/>
              </w:rPr>
              <w:instrText xml:space="preserve"> PAGEREF _Toc68038653 \h </w:instrText>
            </w:r>
            <w:r>
              <w:rPr>
                <w:noProof/>
                <w:webHidden/>
              </w:rPr>
            </w:r>
          </w:ins>
          <w:r>
            <w:rPr>
              <w:noProof/>
              <w:webHidden/>
            </w:rPr>
            <w:fldChar w:fldCharType="separate"/>
          </w:r>
          <w:ins w:id="102" w:author="Mai Văn Chánh" w:date="2021-03-30T23:16:00Z">
            <w:r>
              <w:rPr>
                <w:noProof/>
                <w:webHidden/>
              </w:rPr>
              <w:t>21</w:t>
            </w:r>
            <w:r>
              <w:rPr>
                <w:noProof/>
                <w:webHidden/>
              </w:rPr>
              <w:fldChar w:fldCharType="end"/>
            </w:r>
            <w:r w:rsidRPr="008E0561">
              <w:rPr>
                <w:rStyle w:val="Hyperlink"/>
                <w:noProof/>
              </w:rPr>
              <w:fldChar w:fldCharType="end"/>
            </w:r>
          </w:ins>
        </w:p>
        <w:p w14:paraId="03A0A78D" w14:textId="18B65912" w:rsidR="00F41AE9" w:rsidRDefault="00F41AE9">
          <w:pPr>
            <w:pStyle w:val="TOC3"/>
            <w:tabs>
              <w:tab w:val="right" w:leader="dot" w:pos="9061"/>
            </w:tabs>
            <w:rPr>
              <w:ins w:id="103" w:author="Mai Văn Chánh" w:date="2021-03-30T23:16:00Z"/>
              <w:rFonts w:cstheme="minorBidi"/>
              <w:i w:val="0"/>
              <w:iCs w:val="0"/>
              <w:noProof/>
              <w:sz w:val="22"/>
              <w:szCs w:val="22"/>
              <w:lang w:eastAsia="en-US"/>
            </w:rPr>
          </w:pPr>
          <w:ins w:id="104"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"_Toc68038654"</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w:t>
            </w:r>
            <w:r w:rsidRPr="008E0561">
              <w:rPr>
                <w:rStyle w:val="Hyperlink"/>
                <w:rFonts w:ascii="Times New Roman" w:hAnsi="Times New Roman" w:cs="Times New Roman"/>
                <w:b/>
                <w:noProof/>
              </w:rPr>
              <w:t>2</w:t>
            </w:r>
            <w:r w:rsidRPr="008E0561">
              <w:rPr>
                <w:rStyle w:val="Hyperlink"/>
                <w:rFonts w:ascii="Times New Roman" w:hAnsi="Times New Roman" w:cs="Times New Roman"/>
                <w:b/>
                <w:noProof/>
                <w:lang w:val="vi-VN"/>
              </w:rPr>
              <w:t xml:space="preserve">. Màn hình Đăng </w:t>
            </w:r>
            <w:r w:rsidRPr="008E0561">
              <w:rPr>
                <w:rStyle w:val="Hyperlink"/>
                <w:rFonts w:ascii="Times New Roman" w:hAnsi="Times New Roman" w:cs="Times New Roman"/>
                <w:b/>
                <w:noProof/>
              </w:rPr>
              <w:t>Ký</w:t>
            </w:r>
            <w:r>
              <w:rPr>
                <w:noProof/>
                <w:webHidden/>
              </w:rPr>
              <w:tab/>
            </w:r>
            <w:r>
              <w:rPr>
                <w:noProof/>
                <w:webHidden/>
              </w:rPr>
              <w:fldChar w:fldCharType="begin"/>
            </w:r>
            <w:r>
              <w:rPr>
                <w:noProof/>
                <w:webHidden/>
              </w:rPr>
              <w:instrText xml:space="preserve"> PAGEREF _Toc68038654 \h </w:instrText>
            </w:r>
            <w:r>
              <w:rPr>
                <w:noProof/>
                <w:webHidden/>
              </w:rPr>
            </w:r>
          </w:ins>
          <w:r>
            <w:rPr>
              <w:noProof/>
              <w:webHidden/>
            </w:rPr>
            <w:fldChar w:fldCharType="separate"/>
          </w:r>
          <w:ins w:id="105" w:author="Mai Văn Chánh" w:date="2021-03-30T23:16:00Z">
            <w:r>
              <w:rPr>
                <w:noProof/>
                <w:webHidden/>
              </w:rPr>
              <w:t>22</w:t>
            </w:r>
            <w:r>
              <w:rPr>
                <w:noProof/>
                <w:webHidden/>
              </w:rPr>
              <w:fldChar w:fldCharType="end"/>
            </w:r>
            <w:r w:rsidRPr="008E0561">
              <w:rPr>
                <w:rStyle w:val="Hyperlink"/>
                <w:noProof/>
              </w:rPr>
              <w:fldChar w:fldCharType="end"/>
            </w:r>
          </w:ins>
        </w:p>
        <w:p w14:paraId="45486BC4" w14:textId="10B6F6B0" w:rsidR="00F41AE9" w:rsidRDefault="00F41AE9">
          <w:pPr>
            <w:pStyle w:val="TOC3"/>
            <w:tabs>
              <w:tab w:val="right" w:leader="dot" w:pos="9061"/>
            </w:tabs>
            <w:rPr>
              <w:ins w:id="106" w:author="Mai Văn Chánh" w:date="2021-03-30T23:16:00Z"/>
              <w:rFonts w:cstheme="minorBidi"/>
              <w:i w:val="0"/>
              <w:iCs w:val="0"/>
              <w:noProof/>
              <w:sz w:val="22"/>
              <w:szCs w:val="22"/>
              <w:lang w:eastAsia="en-US"/>
            </w:rPr>
          </w:pPr>
          <w:ins w:id="107"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"_Toc68038655"</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w:t>
            </w:r>
            <w:r w:rsidRPr="008E0561">
              <w:rPr>
                <w:rStyle w:val="Hyperlink"/>
                <w:rFonts w:ascii="Times New Roman" w:hAnsi="Times New Roman" w:cs="Times New Roman"/>
                <w:b/>
                <w:noProof/>
              </w:rPr>
              <w:t>3</w:t>
            </w:r>
            <w:r w:rsidRPr="008E0561">
              <w:rPr>
                <w:rStyle w:val="Hyperlink"/>
                <w:rFonts w:ascii="Times New Roman" w:hAnsi="Times New Roman" w:cs="Times New Roman"/>
                <w:b/>
                <w:noProof/>
                <w:lang w:val="vi-VN"/>
              </w:rPr>
              <w:t xml:space="preserve">. Màn hình Danh sách </w:t>
            </w:r>
            <w:r w:rsidRPr="008E0561">
              <w:rPr>
                <w:rStyle w:val="Hyperlink"/>
                <w:rFonts w:ascii="Times New Roman" w:eastAsia="Times New Roman" w:hAnsi="Times New Roman" w:cs="Times New Roman"/>
                <w:b/>
                <w:noProof/>
                <w:shd w:val="clear" w:color="auto" w:fill="FFFFFF"/>
              </w:rPr>
              <w:t>chi tiêu</w:t>
            </w:r>
            <w:r>
              <w:rPr>
                <w:noProof/>
                <w:webHidden/>
              </w:rPr>
              <w:tab/>
            </w:r>
            <w:r>
              <w:rPr>
                <w:noProof/>
                <w:webHidden/>
              </w:rPr>
              <w:fldChar w:fldCharType="begin"/>
            </w:r>
            <w:r>
              <w:rPr>
                <w:noProof/>
                <w:webHidden/>
              </w:rPr>
              <w:instrText xml:space="preserve"> PAGEREF _Toc68038655 \h </w:instrText>
            </w:r>
            <w:r>
              <w:rPr>
                <w:noProof/>
                <w:webHidden/>
              </w:rPr>
            </w:r>
          </w:ins>
          <w:r>
            <w:rPr>
              <w:noProof/>
              <w:webHidden/>
            </w:rPr>
            <w:fldChar w:fldCharType="separate"/>
          </w:r>
          <w:ins w:id="108" w:author="Mai Văn Chánh" w:date="2021-03-30T23:16:00Z">
            <w:r>
              <w:rPr>
                <w:noProof/>
                <w:webHidden/>
              </w:rPr>
              <w:t>23</w:t>
            </w:r>
            <w:r>
              <w:rPr>
                <w:noProof/>
                <w:webHidden/>
              </w:rPr>
              <w:fldChar w:fldCharType="end"/>
            </w:r>
            <w:r w:rsidRPr="008E0561">
              <w:rPr>
                <w:rStyle w:val="Hyperlink"/>
                <w:noProof/>
              </w:rPr>
              <w:fldChar w:fldCharType="end"/>
            </w:r>
          </w:ins>
        </w:p>
        <w:p w14:paraId="065B2A1B" w14:textId="462D89A2" w:rsidR="00F41AE9" w:rsidRDefault="00F41AE9">
          <w:pPr>
            <w:pStyle w:val="TOC3"/>
            <w:tabs>
              <w:tab w:val="right" w:leader="dot" w:pos="9061"/>
            </w:tabs>
            <w:rPr>
              <w:ins w:id="109" w:author="Mai Văn Chánh" w:date="2021-03-30T23:16:00Z"/>
              <w:rFonts w:cstheme="minorBidi"/>
              <w:i w:val="0"/>
              <w:iCs w:val="0"/>
              <w:noProof/>
              <w:sz w:val="22"/>
              <w:szCs w:val="22"/>
              <w:lang w:eastAsia="en-US"/>
            </w:rPr>
          </w:pPr>
          <w:ins w:id="110"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"_Toc68038656"</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w:t>
            </w:r>
            <w:r w:rsidRPr="008E0561">
              <w:rPr>
                <w:rStyle w:val="Hyperlink"/>
                <w:rFonts w:ascii="Times New Roman" w:hAnsi="Times New Roman" w:cs="Times New Roman"/>
                <w:b/>
                <w:noProof/>
              </w:rPr>
              <w:t>4</w:t>
            </w:r>
            <w:r w:rsidRPr="008E0561">
              <w:rPr>
                <w:rStyle w:val="Hyperlink"/>
                <w:rFonts w:ascii="Times New Roman" w:hAnsi="Times New Roman" w:cs="Times New Roman"/>
                <w:b/>
                <w:noProof/>
                <w:lang w:val="vi-VN"/>
              </w:rPr>
              <w:t>. Màn hình Thêm</w:t>
            </w:r>
            <w:r>
              <w:rPr>
                <w:noProof/>
                <w:webHidden/>
              </w:rPr>
              <w:tab/>
            </w:r>
            <w:r>
              <w:rPr>
                <w:noProof/>
                <w:webHidden/>
              </w:rPr>
              <w:fldChar w:fldCharType="begin"/>
            </w:r>
            <w:r>
              <w:rPr>
                <w:noProof/>
                <w:webHidden/>
              </w:rPr>
              <w:instrText xml:space="preserve"> PAGEREF _Toc68038656 \h </w:instrText>
            </w:r>
            <w:r>
              <w:rPr>
                <w:noProof/>
                <w:webHidden/>
              </w:rPr>
            </w:r>
          </w:ins>
          <w:r>
            <w:rPr>
              <w:noProof/>
              <w:webHidden/>
            </w:rPr>
            <w:fldChar w:fldCharType="separate"/>
          </w:r>
          <w:ins w:id="111" w:author="Mai Văn Chánh" w:date="2021-03-30T23:16:00Z">
            <w:r>
              <w:rPr>
                <w:noProof/>
                <w:webHidden/>
              </w:rPr>
              <w:t>26</w:t>
            </w:r>
            <w:r>
              <w:rPr>
                <w:noProof/>
                <w:webHidden/>
              </w:rPr>
              <w:fldChar w:fldCharType="end"/>
            </w:r>
            <w:r w:rsidRPr="008E0561">
              <w:rPr>
                <w:rStyle w:val="Hyperlink"/>
                <w:noProof/>
              </w:rPr>
              <w:fldChar w:fldCharType="end"/>
            </w:r>
          </w:ins>
        </w:p>
        <w:p w14:paraId="726AF07F" w14:textId="12E5F209" w:rsidR="00F41AE9" w:rsidRDefault="00F41AE9">
          <w:pPr>
            <w:pStyle w:val="TOC3"/>
            <w:tabs>
              <w:tab w:val="right" w:leader="dot" w:pos="9061"/>
            </w:tabs>
            <w:rPr>
              <w:ins w:id="112" w:author="Mai Văn Chánh" w:date="2021-03-30T23:16:00Z"/>
              <w:rFonts w:cstheme="minorBidi"/>
              <w:i w:val="0"/>
              <w:iCs w:val="0"/>
              <w:noProof/>
              <w:sz w:val="22"/>
              <w:szCs w:val="22"/>
              <w:lang w:eastAsia="en-US"/>
            </w:rPr>
          </w:pPr>
          <w:ins w:id="113"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"_Toc68038657"</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w:t>
            </w:r>
            <w:r w:rsidRPr="008E0561">
              <w:rPr>
                <w:rStyle w:val="Hyperlink"/>
                <w:rFonts w:ascii="Times New Roman" w:hAnsi="Times New Roman" w:cs="Times New Roman"/>
                <w:b/>
                <w:noProof/>
              </w:rPr>
              <w:t>5</w:t>
            </w:r>
            <w:r w:rsidRPr="008E0561">
              <w:rPr>
                <w:rStyle w:val="Hyperlink"/>
                <w:rFonts w:ascii="Times New Roman" w:hAnsi="Times New Roman" w:cs="Times New Roman"/>
                <w:b/>
                <w:noProof/>
                <w:lang w:val="vi-VN"/>
              </w:rPr>
              <w:t xml:space="preserve">. Màn hình Xóa </w:t>
            </w:r>
            <w:r w:rsidRPr="008E0561">
              <w:rPr>
                <w:rStyle w:val="Hyperlink"/>
                <w:rFonts w:ascii="Times New Roman" w:eastAsia="Times New Roman" w:hAnsi="Times New Roman" w:cs="Times New Roman"/>
                <w:b/>
                <w:noProof/>
                <w:shd w:val="clear" w:color="auto" w:fill="FFFFFF"/>
              </w:rPr>
              <w:t>chi tiêu</w:t>
            </w:r>
            <w:r>
              <w:rPr>
                <w:noProof/>
                <w:webHidden/>
              </w:rPr>
              <w:tab/>
            </w:r>
            <w:r>
              <w:rPr>
                <w:noProof/>
                <w:webHidden/>
              </w:rPr>
              <w:fldChar w:fldCharType="begin"/>
            </w:r>
            <w:r>
              <w:rPr>
                <w:noProof/>
                <w:webHidden/>
              </w:rPr>
              <w:instrText xml:space="preserve"> PAGEREF _Toc68038657 \h </w:instrText>
            </w:r>
            <w:r>
              <w:rPr>
                <w:noProof/>
                <w:webHidden/>
              </w:rPr>
            </w:r>
          </w:ins>
          <w:r>
            <w:rPr>
              <w:noProof/>
              <w:webHidden/>
            </w:rPr>
            <w:fldChar w:fldCharType="separate"/>
          </w:r>
          <w:ins w:id="114" w:author="Mai Văn Chánh" w:date="2021-03-30T23:16:00Z">
            <w:r>
              <w:rPr>
                <w:noProof/>
                <w:webHidden/>
              </w:rPr>
              <w:t>27</w:t>
            </w:r>
            <w:r>
              <w:rPr>
                <w:noProof/>
                <w:webHidden/>
              </w:rPr>
              <w:fldChar w:fldCharType="end"/>
            </w:r>
            <w:r w:rsidRPr="008E0561">
              <w:rPr>
                <w:rStyle w:val="Hyperlink"/>
                <w:noProof/>
              </w:rPr>
              <w:fldChar w:fldCharType="end"/>
            </w:r>
          </w:ins>
        </w:p>
        <w:p w14:paraId="0B993C2A" w14:textId="022808B3" w:rsidR="00F41AE9" w:rsidRDefault="00F41AE9">
          <w:pPr>
            <w:pStyle w:val="TOC3"/>
            <w:tabs>
              <w:tab w:val="right" w:leader="dot" w:pos="9061"/>
            </w:tabs>
            <w:rPr>
              <w:ins w:id="115" w:author="Mai Văn Chánh" w:date="2021-03-30T23:16:00Z"/>
              <w:rFonts w:cstheme="minorBidi"/>
              <w:i w:val="0"/>
              <w:iCs w:val="0"/>
              <w:noProof/>
              <w:sz w:val="22"/>
              <w:szCs w:val="22"/>
              <w:lang w:eastAsia="en-US"/>
            </w:rPr>
          </w:pPr>
          <w:ins w:id="116"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"_Toc68038658"</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3.1.</w:t>
            </w:r>
            <w:r w:rsidRPr="008E0561">
              <w:rPr>
                <w:rStyle w:val="Hyperlink"/>
                <w:rFonts w:ascii="Times New Roman" w:hAnsi="Times New Roman" w:cs="Times New Roman"/>
                <w:b/>
                <w:noProof/>
              </w:rPr>
              <w:t>6</w:t>
            </w:r>
            <w:r w:rsidRPr="008E0561">
              <w:rPr>
                <w:rStyle w:val="Hyperlink"/>
                <w:rFonts w:ascii="Times New Roman" w:hAnsi="Times New Roman" w:cs="Times New Roman"/>
                <w:b/>
                <w:noProof/>
                <w:lang w:val="vi-VN"/>
              </w:rPr>
              <w:t xml:space="preserve">. Màn hình Chi tiết </w:t>
            </w:r>
            <w:r w:rsidRPr="008E0561">
              <w:rPr>
                <w:rStyle w:val="Hyperlink"/>
                <w:rFonts w:ascii="Times New Roman" w:eastAsia="Times New Roman" w:hAnsi="Times New Roman" w:cs="Times New Roman"/>
                <w:b/>
                <w:noProof/>
                <w:shd w:val="clear" w:color="auto" w:fill="FFFFFF"/>
              </w:rPr>
              <w:t>chi tiêu</w:t>
            </w:r>
            <w:r>
              <w:rPr>
                <w:noProof/>
                <w:webHidden/>
              </w:rPr>
              <w:tab/>
            </w:r>
            <w:r>
              <w:rPr>
                <w:noProof/>
                <w:webHidden/>
              </w:rPr>
              <w:fldChar w:fldCharType="begin"/>
            </w:r>
            <w:r>
              <w:rPr>
                <w:noProof/>
                <w:webHidden/>
              </w:rPr>
              <w:instrText xml:space="preserve"> PAGEREF _Toc68038658 \h </w:instrText>
            </w:r>
            <w:r>
              <w:rPr>
                <w:noProof/>
                <w:webHidden/>
              </w:rPr>
            </w:r>
          </w:ins>
          <w:r>
            <w:rPr>
              <w:noProof/>
              <w:webHidden/>
            </w:rPr>
            <w:fldChar w:fldCharType="separate"/>
          </w:r>
          <w:ins w:id="117" w:author="Mai Văn Chánh" w:date="2021-03-30T23:16:00Z">
            <w:r>
              <w:rPr>
                <w:noProof/>
                <w:webHidden/>
              </w:rPr>
              <w:t>27</w:t>
            </w:r>
            <w:r>
              <w:rPr>
                <w:noProof/>
                <w:webHidden/>
              </w:rPr>
              <w:fldChar w:fldCharType="end"/>
            </w:r>
            <w:r w:rsidRPr="008E0561">
              <w:rPr>
                <w:rStyle w:val="Hyperlink"/>
                <w:noProof/>
              </w:rPr>
              <w:fldChar w:fldCharType="end"/>
            </w:r>
          </w:ins>
        </w:p>
        <w:p w14:paraId="10A5CCD6" w14:textId="459FFB07" w:rsidR="00F41AE9" w:rsidRDefault="00F41AE9">
          <w:pPr>
            <w:pStyle w:val="TOC2"/>
            <w:tabs>
              <w:tab w:val="right" w:leader="dot" w:pos="9061"/>
            </w:tabs>
            <w:rPr>
              <w:ins w:id="118" w:author="Mai Văn Chánh" w:date="2021-03-30T23:16:00Z"/>
              <w:rFonts w:cstheme="minorBidi"/>
              <w:smallCaps w:val="0"/>
              <w:noProof/>
              <w:sz w:val="22"/>
              <w:szCs w:val="22"/>
              <w:lang w:eastAsia="en-US"/>
            </w:rPr>
          </w:pPr>
          <w:ins w:id="119"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"_Toc68038659"</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3.2. Demo ứng dụng</w:t>
            </w:r>
            <w:r>
              <w:rPr>
                <w:noProof/>
                <w:webHidden/>
              </w:rPr>
              <w:tab/>
            </w:r>
            <w:r>
              <w:rPr>
                <w:noProof/>
                <w:webHidden/>
              </w:rPr>
              <w:fldChar w:fldCharType="begin"/>
            </w:r>
            <w:r>
              <w:rPr>
                <w:noProof/>
                <w:webHidden/>
              </w:rPr>
              <w:instrText xml:space="preserve"> PAGEREF _Toc68038659 \h </w:instrText>
            </w:r>
            <w:r>
              <w:rPr>
                <w:noProof/>
                <w:webHidden/>
              </w:rPr>
            </w:r>
          </w:ins>
          <w:r>
            <w:rPr>
              <w:noProof/>
              <w:webHidden/>
            </w:rPr>
            <w:fldChar w:fldCharType="separate"/>
          </w:r>
          <w:ins w:id="120" w:author="Mai Văn Chánh" w:date="2021-03-30T23:16:00Z">
            <w:r>
              <w:rPr>
                <w:noProof/>
                <w:webHidden/>
              </w:rPr>
              <w:t>29</w:t>
            </w:r>
            <w:r>
              <w:rPr>
                <w:noProof/>
                <w:webHidden/>
              </w:rPr>
              <w:fldChar w:fldCharType="end"/>
            </w:r>
            <w:r w:rsidRPr="008E0561">
              <w:rPr>
                <w:rStyle w:val="Hyperlink"/>
                <w:noProof/>
              </w:rPr>
              <w:fldChar w:fldCharType="end"/>
            </w:r>
          </w:ins>
        </w:p>
        <w:p w14:paraId="43AFDC59" w14:textId="38D67B7C" w:rsidR="00F41AE9" w:rsidRDefault="00F41AE9">
          <w:pPr>
            <w:pStyle w:val="TOC3"/>
            <w:tabs>
              <w:tab w:val="right" w:leader="dot" w:pos="9061"/>
            </w:tabs>
            <w:rPr>
              <w:ins w:id="121" w:author="Mai Văn Chánh" w:date="2021-03-30T23:16:00Z"/>
              <w:rFonts w:cstheme="minorBidi"/>
              <w:i w:val="0"/>
              <w:iCs w:val="0"/>
              <w:noProof/>
              <w:sz w:val="22"/>
              <w:szCs w:val="22"/>
              <w:lang w:eastAsia="en-US"/>
            </w:rPr>
          </w:pPr>
          <w:ins w:id="122"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"_Toc68038660"</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3.2.1. Màn hình Đăng nhập</w:t>
            </w:r>
            <w:r>
              <w:rPr>
                <w:noProof/>
                <w:webHidden/>
              </w:rPr>
              <w:tab/>
            </w:r>
            <w:r>
              <w:rPr>
                <w:noProof/>
                <w:webHidden/>
              </w:rPr>
              <w:fldChar w:fldCharType="begin"/>
            </w:r>
            <w:r>
              <w:rPr>
                <w:noProof/>
                <w:webHidden/>
              </w:rPr>
              <w:instrText xml:space="preserve"> PAGEREF _Toc68038660 \h </w:instrText>
            </w:r>
            <w:r>
              <w:rPr>
                <w:noProof/>
                <w:webHidden/>
              </w:rPr>
            </w:r>
          </w:ins>
          <w:r>
            <w:rPr>
              <w:noProof/>
              <w:webHidden/>
            </w:rPr>
            <w:fldChar w:fldCharType="separate"/>
          </w:r>
          <w:ins w:id="123" w:author="Mai Văn Chánh" w:date="2021-03-30T23:16:00Z">
            <w:r>
              <w:rPr>
                <w:noProof/>
                <w:webHidden/>
              </w:rPr>
              <w:t>29</w:t>
            </w:r>
            <w:r>
              <w:rPr>
                <w:noProof/>
                <w:webHidden/>
              </w:rPr>
              <w:fldChar w:fldCharType="end"/>
            </w:r>
            <w:r w:rsidRPr="008E0561">
              <w:rPr>
                <w:rStyle w:val="Hyperlink"/>
                <w:noProof/>
              </w:rPr>
              <w:fldChar w:fldCharType="end"/>
            </w:r>
          </w:ins>
        </w:p>
        <w:p w14:paraId="4CA51B6C" w14:textId="495E5A8B" w:rsidR="00F41AE9" w:rsidRDefault="00F41AE9">
          <w:pPr>
            <w:pStyle w:val="TOC3"/>
            <w:tabs>
              <w:tab w:val="right" w:leader="dot" w:pos="9061"/>
            </w:tabs>
            <w:rPr>
              <w:ins w:id="124" w:author="Mai Văn Chánh" w:date="2021-03-30T23:16:00Z"/>
              <w:rFonts w:cstheme="minorBidi"/>
              <w:i w:val="0"/>
              <w:iCs w:val="0"/>
              <w:noProof/>
              <w:sz w:val="22"/>
              <w:szCs w:val="22"/>
              <w:lang w:eastAsia="en-US"/>
            </w:rPr>
          </w:pPr>
          <w:ins w:id="125"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"_Toc68038661"</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3.2.</w:t>
            </w:r>
            <w:r w:rsidRPr="008E0561">
              <w:rPr>
                <w:rStyle w:val="Hyperlink"/>
                <w:rFonts w:ascii="Times New Roman" w:hAnsi="Times New Roman" w:cs="Times New Roman"/>
                <w:b/>
                <w:noProof/>
              </w:rPr>
              <w:t>2</w:t>
            </w:r>
            <w:r w:rsidRPr="008E0561">
              <w:rPr>
                <w:rStyle w:val="Hyperlink"/>
                <w:rFonts w:ascii="Times New Roman" w:hAnsi="Times New Roman" w:cs="Times New Roman"/>
                <w:b/>
                <w:noProof/>
                <w:lang w:val="vi-VN"/>
              </w:rPr>
              <w:t xml:space="preserve">. Màn hình Đăng </w:t>
            </w:r>
            <w:r w:rsidRPr="008E0561">
              <w:rPr>
                <w:rStyle w:val="Hyperlink"/>
                <w:rFonts w:ascii="Times New Roman" w:hAnsi="Times New Roman" w:cs="Times New Roman"/>
                <w:b/>
                <w:noProof/>
              </w:rPr>
              <w:t>ký</w:t>
            </w:r>
            <w:r>
              <w:rPr>
                <w:noProof/>
                <w:webHidden/>
              </w:rPr>
              <w:tab/>
            </w:r>
            <w:r>
              <w:rPr>
                <w:noProof/>
                <w:webHidden/>
              </w:rPr>
              <w:fldChar w:fldCharType="begin"/>
            </w:r>
            <w:r>
              <w:rPr>
                <w:noProof/>
                <w:webHidden/>
              </w:rPr>
              <w:instrText xml:space="preserve"> PAGEREF _Toc68038661 \h </w:instrText>
            </w:r>
            <w:r>
              <w:rPr>
                <w:noProof/>
                <w:webHidden/>
              </w:rPr>
            </w:r>
          </w:ins>
          <w:r>
            <w:rPr>
              <w:noProof/>
              <w:webHidden/>
            </w:rPr>
            <w:fldChar w:fldCharType="separate"/>
          </w:r>
          <w:ins w:id="126" w:author="Mai Văn Chánh" w:date="2021-03-30T23:16:00Z">
            <w:r>
              <w:rPr>
                <w:noProof/>
                <w:webHidden/>
              </w:rPr>
              <w:t>29</w:t>
            </w:r>
            <w:r>
              <w:rPr>
                <w:noProof/>
                <w:webHidden/>
              </w:rPr>
              <w:fldChar w:fldCharType="end"/>
            </w:r>
            <w:r w:rsidRPr="008E0561">
              <w:rPr>
                <w:rStyle w:val="Hyperlink"/>
                <w:noProof/>
              </w:rPr>
              <w:fldChar w:fldCharType="end"/>
            </w:r>
          </w:ins>
        </w:p>
        <w:p w14:paraId="7519D6F2" w14:textId="3D0B25B6" w:rsidR="00F41AE9" w:rsidRDefault="00F41AE9">
          <w:pPr>
            <w:pStyle w:val="TOC3"/>
            <w:tabs>
              <w:tab w:val="right" w:leader="dot" w:pos="9061"/>
            </w:tabs>
            <w:rPr>
              <w:ins w:id="127" w:author="Mai Văn Chánh" w:date="2021-03-30T23:16:00Z"/>
              <w:rFonts w:cstheme="minorBidi"/>
              <w:i w:val="0"/>
              <w:iCs w:val="0"/>
              <w:noProof/>
              <w:sz w:val="22"/>
              <w:szCs w:val="22"/>
              <w:lang w:eastAsia="en-US"/>
            </w:rPr>
          </w:pPr>
          <w:ins w:id="128"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"_Toc68038662"</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bCs/>
                <w:noProof/>
                <w:lang w:val="vi-VN"/>
              </w:rPr>
              <w:t>3.2.</w:t>
            </w:r>
            <w:r w:rsidRPr="008E0561">
              <w:rPr>
                <w:rStyle w:val="Hyperlink"/>
                <w:rFonts w:ascii="Times New Roman" w:hAnsi="Times New Roman" w:cs="Times New Roman"/>
                <w:b/>
                <w:bCs/>
                <w:noProof/>
              </w:rPr>
              <w:t>3</w:t>
            </w:r>
            <w:r w:rsidRPr="008E0561">
              <w:rPr>
                <w:rStyle w:val="Hyperlink"/>
                <w:rFonts w:ascii="Times New Roman" w:hAnsi="Times New Roman" w:cs="Times New Roman"/>
                <w:b/>
                <w:bCs/>
                <w:noProof/>
                <w:lang w:val="vi-VN"/>
              </w:rPr>
              <w:t xml:space="preserve">. Màn hình Thêm - Sửa </w:t>
            </w:r>
            <w:r w:rsidRPr="008E0561">
              <w:rPr>
                <w:rStyle w:val="Hyperlink"/>
                <w:rFonts w:ascii="Times New Roman" w:eastAsia="Times New Roman" w:hAnsi="Times New Roman" w:cs="Times New Roman"/>
                <w:b/>
                <w:bCs/>
                <w:noProof/>
                <w:shd w:val="clear" w:color="auto" w:fill="FFFFFF"/>
              </w:rPr>
              <w:t>chi tiêu</w:t>
            </w:r>
            <w:r>
              <w:rPr>
                <w:noProof/>
                <w:webHidden/>
              </w:rPr>
              <w:tab/>
            </w:r>
            <w:r>
              <w:rPr>
                <w:noProof/>
                <w:webHidden/>
              </w:rPr>
              <w:fldChar w:fldCharType="begin"/>
            </w:r>
            <w:r>
              <w:rPr>
                <w:noProof/>
                <w:webHidden/>
              </w:rPr>
              <w:instrText xml:space="preserve"> PAGEREF _Toc68038662 \h </w:instrText>
            </w:r>
            <w:r>
              <w:rPr>
                <w:noProof/>
                <w:webHidden/>
              </w:rPr>
            </w:r>
          </w:ins>
          <w:r>
            <w:rPr>
              <w:noProof/>
              <w:webHidden/>
            </w:rPr>
            <w:fldChar w:fldCharType="separate"/>
          </w:r>
          <w:ins w:id="129" w:author="Mai Văn Chánh" w:date="2021-03-30T23:16:00Z">
            <w:r>
              <w:rPr>
                <w:noProof/>
                <w:webHidden/>
              </w:rPr>
              <w:t>29</w:t>
            </w:r>
            <w:r>
              <w:rPr>
                <w:noProof/>
                <w:webHidden/>
              </w:rPr>
              <w:fldChar w:fldCharType="end"/>
            </w:r>
            <w:r w:rsidRPr="008E0561">
              <w:rPr>
                <w:rStyle w:val="Hyperlink"/>
                <w:noProof/>
              </w:rPr>
              <w:fldChar w:fldCharType="end"/>
            </w:r>
          </w:ins>
        </w:p>
        <w:p w14:paraId="7B580483" w14:textId="1C834438" w:rsidR="00F41AE9" w:rsidRDefault="00F41AE9">
          <w:pPr>
            <w:pStyle w:val="TOC3"/>
            <w:tabs>
              <w:tab w:val="right" w:leader="dot" w:pos="9061"/>
            </w:tabs>
            <w:rPr>
              <w:ins w:id="130" w:author="Mai Văn Chánh" w:date="2021-03-30T23:16:00Z"/>
              <w:rFonts w:cstheme="minorBidi"/>
              <w:i w:val="0"/>
              <w:iCs w:val="0"/>
              <w:noProof/>
              <w:sz w:val="22"/>
              <w:szCs w:val="22"/>
              <w:lang w:eastAsia="en-US"/>
            </w:rPr>
          </w:pPr>
          <w:ins w:id="131"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"_Toc68038663"</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3.2.</w:t>
            </w:r>
            <w:r w:rsidRPr="008E0561">
              <w:rPr>
                <w:rStyle w:val="Hyperlink"/>
                <w:rFonts w:ascii="Times New Roman" w:hAnsi="Times New Roman" w:cs="Times New Roman"/>
                <w:b/>
                <w:noProof/>
              </w:rPr>
              <w:t>4</w:t>
            </w:r>
            <w:r w:rsidRPr="008E0561">
              <w:rPr>
                <w:rStyle w:val="Hyperlink"/>
                <w:rFonts w:ascii="Times New Roman" w:hAnsi="Times New Roman" w:cs="Times New Roman"/>
                <w:b/>
                <w:noProof/>
                <w:lang w:val="vi-VN"/>
              </w:rPr>
              <w:t xml:space="preserve">. Màn hình Xóa </w:t>
            </w:r>
            <w:r w:rsidRPr="008E0561">
              <w:rPr>
                <w:rStyle w:val="Hyperlink"/>
                <w:rFonts w:ascii="Times New Roman" w:eastAsia="Times New Roman" w:hAnsi="Times New Roman" w:cs="Times New Roman"/>
                <w:b/>
                <w:noProof/>
                <w:shd w:val="clear" w:color="auto" w:fill="FFFFFF"/>
              </w:rPr>
              <w:t>chi tiêu</w:t>
            </w:r>
            <w:r>
              <w:rPr>
                <w:noProof/>
                <w:webHidden/>
              </w:rPr>
              <w:tab/>
            </w:r>
            <w:r>
              <w:rPr>
                <w:noProof/>
                <w:webHidden/>
              </w:rPr>
              <w:fldChar w:fldCharType="begin"/>
            </w:r>
            <w:r>
              <w:rPr>
                <w:noProof/>
                <w:webHidden/>
              </w:rPr>
              <w:instrText xml:space="preserve"> PAGEREF _Toc68038663 \h </w:instrText>
            </w:r>
            <w:r>
              <w:rPr>
                <w:noProof/>
                <w:webHidden/>
              </w:rPr>
            </w:r>
          </w:ins>
          <w:r>
            <w:rPr>
              <w:noProof/>
              <w:webHidden/>
            </w:rPr>
            <w:fldChar w:fldCharType="separate"/>
          </w:r>
          <w:ins w:id="132" w:author="Mai Văn Chánh" w:date="2021-03-30T23:16:00Z">
            <w:r>
              <w:rPr>
                <w:noProof/>
                <w:webHidden/>
              </w:rPr>
              <w:t>30</w:t>
            </w:r>
            <w:r>
              <w:rPr>
                <w:noProof/>
                <w:webHidden/>
              </w:rPr>
              <w:fldChar w:fldCharType="end"/>
            </w:r>
            <w:r w:rsidRPr="008E0561">
              <w:rPr>
                <w:rStyle w:val="Hyperlink"/>
                <w:noProof/>
              </w:rPr>
              <w:fldChar w:fldCharType="end"/>
            </w:r>
          </w:ins>
        </w:p>
        <w:p w14:paraId="7AB20681" w14:textId="5CDAEE7F" w:rsidR="00F41AE9" w:rsidRDefault="00F41AE9">
          <w:pPr>
            <w:pStyle w:val="TOC1"/>
            <w:tabs>
              <w:tab w:val="right" w:leader="dot" w:pos="9061"/>
            </w:tabs>
            <w:rPr>
              <w:ins w:id="133" w:author="Mai Văn Chánh" w:date="2021-03-30T23:16:00Z"/>
              <w:rFonts w:cstheme="minorBidi"/>
              <w:b w:val="0"/>
              <w:bCs w:val="0"/>
              <w:caps w:val="0"/>
              <w:noProof/>
              <w:sz w:val="22"/>
              <w:szCs w:val="22"/>
              <w:lang w:eastAsia="en-US"/>
            </w:rPr>
          </w:pPr>
          <w:ins w:id="134"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"_Toc68038664"</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CHƯƠNG 4: KẾT LUẬN VÀ HƯỚNG PHÁT TRIỂN</w:t>
            </w:r>
            <w:r>
              <w:rPr>
                <w:noProof/>
                <w:webHidden/>
              </w:rPr>
              <w:tab/>
            </w:r>
            <w:r>
              <w:rPr>
                <w:noProof/>
                <w:webHidden/>
              </w:rPr>
              <w:fldChar w:fldCharType="begin"/>
            </w:r>
            <w:r>
              <w:rPr>
                <w:noProof/>
                <w:webHidden/>
              </w:rPr>
              <w:instrText xml:space="preserve"> PAGEREF _Toc68038664 \h </w:instrText>
            </w:r>
            <w:r>
              <w:rPr>
                <w:noProof/>
                <w:webHidden/>
              </w:rPr>
            </w:r>
          </w:ins>
          <w:r>
            <w:rPr>
              <w:noProof/>
              <w:webHidden/>
            </w:rPr>
            <w:fldChar w:fldCharType="separate"/>
          </w:r>
          <w:ins w:id="135" w:author="Mai Văn Chánh" w:date="2021-03-30T23:16:00Z">
            <w:r>
              <w:rPr>
                <w:noProof/>
                <w:webHidden/>
              </w:rPr>
              <w:t>31</w:t>
            </w:r>
            <w:r>
              <w:rPr>
                <w:noProof/>
                <w:webHidden/>
              </w:rPr>
              <w:fldChar w:fldCharType="end"/>
            </w:r>
            <w:r w:rsidRPr="008E0561">
              <w:rPr>
                <w:rStyle w:val="Hyperlink"/>
                <w:noProof/>
              </w:rPr>
              <w:fldChar w:fldCharType="end"/>
            </w:r>
          </w:ins>
        </w:p>
        <w:p w14:paraId="1AB078E1" w14:textId="264A4E5C" w:rsidR="00F41AE9" w:rsidRDefault="00F41AE9">
          <w:pPr>
            <w:pStyle w:val="TOC2"/>
            <w:tabs>
              <w:tab w:val="right" w:leader="dot" w:pos="9061"/>
            </w:tabs>
            <w:rPr>
              <w:ins w:id="136" w:author="Mai Văn Chánh" w:date="2021-03-30T23:16:00Z"/>
              <w:rFonts w:cstheme="minorBidi"/>
              <w:smallCaps w:val="0"/>
              <w:noProof/>
              <w:sz w:val="22"/>
              <w:szCs w:val="22"/>
              <w:lang w:eastAsia="en-US"/>
            </w:rPr>
          </w:pPr>
          <w:ins w:id="137"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"_Toc68038665"</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4.1. Kết luận</w:t>
            </w:r>
            <w:r>
              <w:rPr>
                <w:noProof/>
                <w:webHidden/>
              </w:rPr>
              <w:tab/>
            </w:r>
            <w:r>
              <w:rPr>
                <w:noProof/>
                <w:webHidden/>
              </w:rPr>
              <w:fldChar w:fldCharType="begin"/>
            </w:r>
            <w:r>
              <w:rPr>
                <w:noProof/>
                <w:webHidden/>
              </w:rPr>
              <w:instrText xml:space="preserve"> PAGEREF _Toc68038665 \h </w:instrText>
            </w:r>
            <w:r>
              <w:rPr>
                <w:noProof/>
                <w:webHidden/>
              </w:rPr>
            </w:r>
          </w:ins>
          <w:r>
            <w:rPr>
              <w:noProof/>
              <w:webHidden/>
            </w:rPr>
            <w:fldChar w:fldCharType="separate"/>
          </w:r>
          <w:ins w:id="138" w:author="Mai Văn Chánh" w:date="2021-03-30T23:16:00Z">
            <w:r>
              <w:rPr>
                <w:noProof/>
                <w:webHidden/>
              </w:rPr>
              <w:t>31</w:t>
            </w:r>
            <w:r>
              <w:rPr>
                <w:noProof/>
                <w:webHidden/>
              </w:rPr>
              <w:fldChar w:fldCharType="end"/>
            </w:r>
            <w:r w:rsidRPr="008E0561">
              <w:rPr>
                <w:rStyle w:val="Hyperlink"/>
                <w:noProof/>
              </w:rPr>
              <w:fldChar w:fldCharType="end"/>
            </w:r>
          </w:ins>
        </w:p>
        <w:p w14:paraId="7F1A0682" w14:textId="1F3C5D7E" w:rsidR="00F41AE9" w:rsidRDefault="00F41AE9">
          <w:pPr>
            <w:pStyle w:val="TOC3"/>
            <w:tabs>
              <w:tab w:val="right" w:leader="dot" w:pos="9061"/>
            </w:tabs>
            <w:rPr>
              <w:ins w:id="139" w:author="Mai Văn Chánh" w:date="2021-03-30T23:16:00Z"/>
              <w:rFonts w:cstheme="minorBidi"/>
              <w:i w:val="0"/>
              <w:iCs w:val="0"/>
              <w:noProof/>
              <w:sz w:val="22"/>
              <w:szCs w:val="22"/>
              <w:lang w:eastAsia="en-US"/>
            </w:rPr>
          </w:pPr>
          <w:ins w:id="140"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"_Toc68038666"</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4.1.1. Các chức năng ứng dụng đã làm được</w:t>
            </w:r>
            <w:r>
              <w:rPr>
                <w:noProof/>
                <w:webHidden/>
              </w:rPr>
              <w:tab/>
            </w:r>
            <w:r>
              <w:rPr>
                <w:noProof/>
                <w:webHidden/>
              </w:rPr>
              <w:fldChar w:fldCharType="begin"/>
            </w:r>
            <w:r>
              <w:rPr>
                <w:noProof/>
                <w:webHidden/>
              </w:rPr>
              <w:instrText xml:space="preserve"> PAGEREF _Toc68038666 \h </w:instrText>
            </w:r>
            <w:r>
              <w:rPr>
                <w:noProof/>
                <w:webHidden/>
              </w:rPr>
            </w:r>
          </w:ins>
          <w:r>
            <w:rPr>
              <w:noProof/>
              <w:webHidden/>
            </w:rPr>
            <w:fldChar w:fldCharType="separate"/>
          </w:r>
          <w:ins w:id="141" w:author="Mai Văn Chánh" w:date="2021-03-30T23:16:00Z">
            <w:r>
              <w:rPr>
                <w:noProof/>
                <w:webHidden/>
              </w:rPr>
              <w:t>31</w:t>
            </w:r>
            <w:r>
              <w:rPr>
                <w:noProof/>
                <w:webHidden/>
              </w:rPr>
              <w:fldChar w:fldCharType="end"/>
            </w:r>
            <w:r w:rsidRPr="008E0561">
              <w:rPr>
                <w:rStyle w:val="Hyperlink"/>
                <w:noProof/>
              </w:rPr>
              <w:fldChar w:fldCharType="end"/>
            </w:r>
          </w:ins>
        </w:p>
        <w:p w14:paraId="2478A0F7" w14:textId="1843D018" w:rsidR="00F41AE9" w:rsidRDefault="00F41AE9">
          <w:pPr>
            <w:pStyle w:val="TOC3"/>
            <w:tabs>
              <w:tab w:val="right" w:leader="dot" w:pos="9061"/>
            </w:tabs>
            <w:rPr>
              <w:ins w:id="142" w:author="Mai Văn Chánh" w:date="2021-03-30T23:16:00Z"/>
              <w:rFonts w:cstheme="minorBidi"/>
              <w:i w:val="0"/>
              <w:iCs w:val="0"/>
              <w:noProof/>
              <w:sz w:val="22"/>
              <w:szCs w:val="22"/>
              <w:lang w:eastAsia="en-US"/>
            </w:rPr>
          </w:pPr>
          <w:ins w:id="143"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"_Toc68038667"</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4.1.2. Hạn chế của ứng dụng</w:t>
            </w:r>
            <w:r>
              <w:rPr>
                <w:noProof/>
                <w:webHidden/>
              </w:rPr>
              <w:tab/>
            </w:r>
            <w:r>
              <w:rPr>
                <w:noProof/>
                <w:webHidden/>
              </w:rPr>
              <w:fldChar w:fldCharType="begin"/>
            </w:r>
            <w:r>
              <w:rPr>
                <w:noProof/>
                <w:webHidden/>
              </w:rPr>
              <w:instrText xml:space="preserve"> PAGEREF _Toc68038667 \h </w:instrText>
            </w:r>
            <w:r>
              <w:rPr>
                <w:noProof/>
                <w:webHidden/>
              </w:rPr>
            </w:r>
          </w:ins>
          <w:r>
            <w:rPr>
              <w:noProof/>
              <w:webHidden/>
            </w:rPr>
            <w:fldChar w:fldCharType="separate"/>
          </w:r>
          <w:ins w:id="144" w:author="Mai Văn Chánh" w:date="2021-03-30T23:16:00Z">
            <w:r>
              <w:rPr>
                <w:noProof/>
                <w:webHidden/>
              </w:rPr>
              <w:t>31</w:t>
            </w:r>
            <w:r>
              <w:rPr>
                <w:noProof/>
                <w:webHidden/>
              </w:rPr>
              <w:fldChar w:fldCharType="end"/>
            </w:r>
            <w:r w:rsidRPr="008E0561">
              <w:rPr>
                <w:rStyle w:val="Hyperlink"/>
                <w:noProof/>
              </w:rPr>
              <w:fldChar w:fldCharType="end"/>
            </w:r>
          </w:ins>
        </w:p>
        <w:p w14:paraId="42C3E166" w14:textId="2C9C9868" w:rsidR="00F41AE9" w:rsidRDefault="00F41AE9">
          <w:pPr>
            <w:pStyle w:val="TOC2"/>
            <w:tabs>
              <w:tab w:val="right" w:leader="dot" w:pos="9061"/>
            </w:tabs>
            <w:rPr>
              <w:ins w:id="145" w:author="Mai Văn Chánh" w:date="2021-03-30T23:16:00Z"/>
              <w:rFonts w:cstheme="minorBidi"/>
              <w:smallCaps w:val="0"/>
              <w:noProof/>
              <w:sz w:val="22"/>
              <w:szCs w:val="22"/>
              <w:lang w:eastAsia="en-US"/>
            </w:rPr>
          </w:pPr>
          <w:ins w:id="146" w:author="Mai Văn Chánh" w:date="2021-03-30T23:16:00Z">
            <w:r w:rsidRPr="008E0561">
              <w:rPr>
                <w:rStyle w:val="Hyperlink"/>
                <w:noProof/>
              </w:rPr>
              <w:fldChar w:fldCharType="begin"/>
            </w:r>
            <w:r w:rsidRPr="008E0561">
              <w:rPr>
                <w:rStyle w:val="Hyperlink"/>
                <w:noProof/>
              </w:rPr>
              <w:instrText xml:space="preserve"> </w:instrText>
            </w:r>
            <w:r>
              <w:rPr>
                <w:noProof/>
              </w:rPr>
              <w:instrText>HYPERLINK \l "_Toc68038668"</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b/>
                <w:noProof/>
                <w:lang w:val="vi-VN"/>
              </w:rPr>
              <w:t>4.2. Hướng phát triển</w:t>
            </w:r>
            <w:r>
              <w:rPr>
                <w:noProof/>
                <w:webHidden/>
              </w:rPr>
              <w:tab/>
            </w:r>
            <w:r>
              <w:rPr>
                <w:noProof/>
                <w:webHidden/>
              </w:rPr>
              <w:fldChar w:fldCharType="begin"/>
            </w:r>
            <w:r>
              <w:rPr>
                <w:noProof/>
                <w:webHidden/>
              </w:rPr>
              <w:instrText xml:space="preserve"> PAGEREF _Toc68038668 \h </w:instrText>
            </w:r>
            <w:r>
              <w:rPr>
                <w:noProof/>
                <w:webHidden/>
              </w:rPr>
            </w:r>
          </w:ins>
          <w:r>
            <w:rPr>
              <w:noProof/>
              <w:webHidden/>
            </w:rPr>
            <w:fldChar w:fldCharType="separate"/>
          </w:r>
          <w:ins w:id="147" w:author="Mai Văn Chánh" w:date="2021-03-30T23:16:00Z">
            <w:r>
              <w:rPr>
                <w:noProof/>
                <w:webHidden/>
              </w:rPr>
              <w:t>31</w:t>
            </w:r>
            <w:r>
              <w:rPr>
                <w:noProof/>
                <w:webHidden/>
              </w:rPr>
              <w:fldChar w:fldCharType="end"/>
            </w:r>
            <w:r w:rsidRPr="008E0561">
              <w:rPr>
                <w:rStyle w:val="Hyperlink"/>
                <w:noProof/>
              </w:rPr>
              <w:fldChar w:fldCharType="end"/>
            </w:r>
          </w:ins>
        </w:p>
        <w:p w14:paraId="6FAACC56" w14:textId="32F4AADA" w:rsidR="00F41AE9" w:rsidRDefault="00F41AE9">
          <w:pPr>
            <w:pStyle w:val="TOC1"/>
            <w:tabs>
              <w:tab w:val="right" w:leader="dot" w:pos="9061"/>
            </w:tabs>
            <w:rPr>
              <w:ins w:id="148" w:author="Mai Văn Chánh" w:date="2021-03-30T23:16:00Z"/>
              <w:rFonts w:cstheme="minorBidi"/>
              <w:b w:val="0"/>
              <w:bCs w:val="0"/>
              <w:caps w:val="0"/>
              <w:noProof/>
              <w:sz w:val="22"/>
              <w:szCs w:val="22"/>
              <w:lang w:eastAsia="en-US"/>
            </w:rPr>
          </w:pPr>
          <w:ins w:id="149" w:author="Mai Văn Chánh" w:date="2021-03-30T23:16:00Z">
            <w:r w:rsidRPr="008E0561">
              <w:rPr>
                <w:rStyle w:val="Hyperlink"/>
                <w:noProof/>
              </w:rPr>
              <w:lastRenderedPageBreak/>
              <w:fldChar w:fldCharType="begin"/>
            </w:r>
            <w:r w:rsidRPr="008E0561">
              <w:rPr>
                <w:rStyle w:val="Hyperlink"/>
                <w:noProof/>
              </w:rPr>
              <w:instrText xml:space="preserve"> </w:instrText>
            </w:r>
            <w:r>
              <w:rPr>
                <w:noProof/>
              </w:rPr>
              <w:instrText>HYPERLINK \l "_Toc68038669"</w:instrText>
            </w:r>
            <w:r w:rsidRPr="008E0561">
              <w:rPr>
                <w:rStyle w:val="Hyperlink"/>
                <w:noProof/>
              </w:rPr>
              <w:instrText xml:space="preserve"> </w:instrText>
            </w:r>
            <w:r w:rsidRPr="008E0561">
              <w:rPr>
                <w:rStyle w:val="Hyperlink"/>
                <w:noProof/>
              </w:rPr>
            </w:r>
            <w:r w:rsidRPr="008E0561">
              <w:rPr>
                <w:rStyle w:val="Hyperlink"/>
                <w:noProof/>
              </w:rPr>
              <w:fldChar w:fldCharType="separate"/>
            </w:r>
            <w:r w:rsidRPr="008E0561">
              <w:rPr>
                <w:rStyle w:val="Hyperlink"/>
                <w:rFonts w:ascii="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_Toc68038669 \h </w:instrText>
            </w:r>
            <w:r>
              <w:rPr>
                <w:noProof/>
                <w:webHidden/>
              </w:rPr>
            </w:r>
          </w:ins>
          <w:r>
            <w:rPr>
              <w:noProof/>
              <w:webHidden/>
            </w:rPr>
            <w:fldChar w:fldCharType="separate"/>
          </w:r>
          <w:ins w:id="150" w:author="Mai Văn Chánh" w:date="2021-03-30T23:16:00Z">
            <w:r>
              <w:rPr>
                <w:noProof/>
                <w:webHidden/>
              </w:rPr>
              <w:t>32</w:t>
            </w:r>
            <w:r>
              <w:rPr>
                <w:noProof/>
                <w:webHidden/>
              </w:rPr>
              <w:fldChar w:fldCharType="end"/>
            </w:r>
            <w:r w:rsidRPr="008E0561">
              <w:rPr>
                <w:rStyle w:val="Hyperlink"/>
                <w:noProof/>
              </w:rPr>
              <w:fldChar w:fldCharType="end"/>
            </w:r>
          </w:ins>
        </w:p>
        <w:p w14:paraId="1463A9BA" w14:textId="3275DE09" w:rsidR="00400B0A" w:rsidRPr="00A622DF" w:rsidDel="00020A75" w:rsidRDefault="007F603A">
          <w:pPr>
            <w:pStyle w:val="TOC1"/>
            <w:tabs>
              <w:tab w:val="right" w:leader="dot" w:pos="9061"/>
            </w:tabs>
            <w:rPr>
              <w:del w:id="151" w:author="Mai Văn Chánh" w:date="2021-03-30T22:37:00Z"/>
              <w:rFonts w:ascii="Times New Roman" w:hAnsi="Times New Roman" w:cs="Times New Roman"/>
              <w:b w:val="0"/>
              <w:bCs w:val="0"/>
              <w:caps w:val="0"/>
              <w:noProof/>
              <w:sz w:val="26"/>
              <w:szCs w:val="26"/>
            </w:rPr>
          </w:pPr>
          <w:del w:id="152" w:author="Mai Văn Chánh" w:date="2021-03-30T22:37:00Z">
            <w:r w:rsidDel="00020A75">
              <w:rPr>
                <w:noProof/>
              </w:rPr>
              <w:fldChar w:fldCharType="begin"/>
            </w:r>
            <w:r w:rsidDel="00020A75">
              <w:rPr>
                <w:noProof/>
              </w:rPr>
              <w:delInstrText xml:space="preserve"> HYPERLINK \l "_Toc55581410" </w:delInstrText>
            </w:r>
            <w:r w:rsidDel="00020A75">
              <w:rPr>
                <w:noProof/>
              </w:rPr>
              <w:fldChar w:fldCharType="separate"/>
            </w:r>
          </w:del>
          <w:ins w:id="153" w:author="Mai Văn Chánh" w:date="2021-03-30T23:16:00Z">
            <w:r w:rsidR="00F41AE9">
              <w:rPr>
                <w:b w:val="0"/>
                <w:bCs w:val="0"/>
                <w:noProof/>
              </w:rPr>
              <w:t>Error! Hyperlink reference not valid.</w:t>
            </w:r>
          </w:ins>
          <w:del w:id="154" w:author="Mai Văn Chánh" w:date="2021-03-30T22:37:00Z">
            <w:r w:rsidR="00400B0A" w:rsidRPr="00A622DF" w:rsidDel="00020A75">
              <w:rPr>
                <w:rStyle w:val="Hyperlink"/>
                <w:rFonts w:ascii="Times New Roman" w:hAnsi="Times New Roman" w:cs="Times New Roman"/>
                <w:noProof/>
                <w:sz w:val="26"/>
                <w:szCs w:val="26"/>
                <w:lang w:val="vi-VN"/>
              </w:rPr>
              <w:delText>MỞ ĐẦU</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_Toc55581410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iv</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4E730502" w14:textId="4C2687EB" w:rsidR="00400B0A" w:rsidRPr="00A622DF" w:rsidDel="00020A75" w:rsidRDefault="007F603A">
          <w:pPr>
            <w:pStyle w:val="TOC1"/>
            <w:tabs>
              <w:tab w:val="right" w:leader="dot" w:pos="9061"/>
            </w:tabs>
            <w:rPr>
              <w:del w:id="155" w:author="Mai Văn Chánh" w:date="2021-03-30T22:37:00Z"/>
              <w:rFonts w:ascii="Times New Roman" w:hAnsi="Times New Roman" w:cs="Times New Roman"/>
              <w:b w:val="0"/>
              <w:bCs w:val="0"/>
              <w:caps w:val="0"/>
              <w:noProof/>
              <w:sz w:val="26"/>
              <w:szCs w:val="26"/>
            </w:rPr>
          </w:pPr>
          <w:del w:id="156" w:author="Mai Văn Chánh" w:date="2021-03-30T22:37:00Z">
            <w:r w:rsidDel="00020A75">
              <w:rPr>
                <w:noProof/>
              </w:rPr>
              <w:fldChar w:fldCharType="begin"/>
            </w:r>
            <w:r w:rsidDel="00020A75">
              <w:rPr>
                <w:noProof/>
              </w:rPr>
              <w:delInstrText xml:space="preserve"> HYPERLINK \l "_Toc55581411" </w:delInstrText>
            </w:r>
            <w:r w:rsidDel="00020A75">
              <w:rPr>
                <w:noProof/>
              </w:rPr>
              <w:fldChar w:fldCharType="separate"/>
            </w:r>
          </w:del>
          <w:ins w:id="157" w:author="Mai Văn Chánh" w:date="2021-03-30T23:16:00Z">
            <w:r w:rsidR="00F41AE9">
              <w:rPr>
                <w:b w:val="0"/>
                <w:bCs w:val="0"/>
                <w:noProof/>
              </w:rPr>
              <w:t>Error! Hyperlink reference not valid.</w:t>
            </w:r>
          </w:ins>
          <w:del w:id="158" w:author="Mai Văn Chánh" w:date="2021-03-30T22:37:00Z">
            <w:r w:rsidR="00400B0A" w:rsidRPr="00A622DF" w:rsidDel="00020A75">
              <w:rPr>
                <w:rStyle w:val="Hyperlink"/>
                <w:rFonts w:ascii="Times New Roman" w:hAnsi="Times New Roman" w:cs="Times New Roman"/>
                <w:noProof/>
                <w:sz w:val="26"/>
                <w:szCs w:val="26"/>
                <w:lang w:val="vi-VN"/>
              </w:rPr>
              <w:delText>DANH SÁCH HÌNH</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_Toc55581411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vi</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D93FFA9" w14:textId="13860F16" w:rsidR="00400B0A" w:rsidRPr="00A622DF" w:rsidDel="00020A75" w:rsidRDefault="007F603A">
          <w:pPr>
            <w:pStyle w:val="TOC1"/>
            <w:tabs>
              <w:tab w:val="right" w:leader="dot" w:pos="9061"/>
            </w:tabs>
            <w:rPr>
              <w:del w:id="159" w:author="Mai Văn Chánh" w:date="2021-03-30T22:37:00Z"/>
              <w:rFonts w:ascii="Times New Roman" w:hAnsi="Times New Roman" w:cs="Times New Roman"/>
              <w:b w:val="0"/>
              <w:bCs w:val="0"/>
              <w:caps w:val="0"/>
              <w:noProof/>
              <w:sz w:val="26"/>
              <w:szCs w:val="26"/>
            </w:rPr>
          </w:pPr>
          <w:del w:id="160" w:author="Mai Văn Chánh" w:date="2021-03-30T22:37:00Z">
            <w:r w:rsidDel="00020A75">
              <w:rPr>
                <w:noProof/>
              </w:rPr>
              <w:fldChar w:fldCharType="begin"/>
            </w:r>
            <w:r w:rsidDel="00020A75">
              <w:rPr>
                <w:noProof/>
              </w:rPr>
              <w:delInstrText xml:space="preserve"> HYPERLINK \l "_Toc55581412" </w:delInstrText>
            </w:r>
            <w:r w:rsidDel="00020A75">
              <w:rPr>
                <w:noProof/>
              </w:rPr>
              <w:fldChar w:fldCharType="separate"/>
            </w:r>
          </w:del>
          <w:ins w:id="161" w:author="Mai Văn Chánh" w:date="2021-03-30T23:16:00Z">
            <w:r w:rsidR="00F41AE9">
              <w:rPr>
                <w:b w:val="0"/>
                <w:bCs w:val="0"/>
                <w:noProof/>
              </w:rPr>
              <w:t>Error! Hyperlink reference not valid.</w:t>
            </w:r>
          </w:ins>
          <w:del w:id="162" w:author="Mai Văn Chánh" w:date="2021-03-30T22:37:00Z">
            <w:r w:rsidR="00400B0A" w:rsidRPr="00A622DF" w:rsidDel="00020A75">
              <w:rPr>
                <w:rStyle w:val="Hyperlink"/>
                <w:rFonts w:ascii="Times New Roman" w:hAnsi="Times New Roman" w:cs="Times New Roman"/>
                <w:noProof/>
                <w:sz w:val="26"/>
                <w:szCs w:val="26"/>
                <w:lang w:val="vi-VN"/>
              </w:rPr>
              <w:delText>DANH MỤC BẢNG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_Toc55581412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vii</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1C3B962" w14:textId="4D2BC221" w:rsidR="00400B0A" w:rsidRPr="00A622DF" w:rsidDel="00020A75" w:rsidRDefault="007F603A">
          <w:pPr>
            <w:pStyle w:val="TOC1"/>
            <w:tabs>
              <w:tab w:val="right" w:leader="dot" w:pos="9061"/>
            </w:tabs>
            <w:rPr>
              <w:del w:id="163" w:author="Mai Văn Chánh" w:date="2021-03-30T22:37:00Z"/>
              <w:rFonts w:ascii="Times New Roman" w:hAnsi="Times New Roman" w:cs="Times New Roman"/>
              <w:b w:val="0"/>
              <w:bCs w:val="0"/>
              <w:caps w:val="0"/>
              <w:noProof/>
              <w:sz w:val="26"/>
              <w:szCs w:val="26"/>
            </w:rPr>
          </w:pPr>
          <w:del w:id="164" w:author="Mai Văn Chánh" w:date="2021-03-30T22:37:00Z">
            <w:r w:rsidDel="00020A75">
              <w:rPr>
                <w:noProof/>
              </w:rPr>
              <w:fldChar w:fldCharType="begin"/>
            </w:r>
            <w:r w:rsidDel="00020A75">
              <w:rPr>
                <w:noProof/>
              </w:rPr>
              <w:delInstrText xml:space="preserve"> HYPERLINK \l "_Toc55581413" </w:delInstrText>
            </w:r>
            <w:r w:rsidDel="00020A75">
              <w:rPr>
                <w:noProof/>
              </w:rPr>
              <w:fldChar w:fldCharType="separate"/>
            </w:r>
          </w:del>
          <w:ins w:id="165" w:author="Mai Văn Chánh" w:date="2021-03-30T23:16:00Z">
            <w:r w:rsidR="00F41AE9">
              <w:rPr>
                <w:b w:val="0"/>
                <w:bCs w:val="0"/>
                <w:noProof/>
              </w:rPr>
              <w:t>Error! Hyperlink reference not valid.</w:t>
            </w:r>
          </w:ins>
          <w:del w:id="166" w:author="Mai Văn Chánh" w:date="2021-03-30T22:37:00Z">
            <w:r w:rsidR="00400B0A" w:rsidRPr="00A622DF" w:rsidDel="00020A75">
              <w:rPr>
                <w:rStyle w:val="Hyperlink"/>
                <w:rFonts w:ascii="Times New Roman" w:hAnsi="Times New Roman" w:cs="Times New Roman"/>
                <w:noProof/>
                <w:sz w:val="26"/>
                <w:szCs w:val="26"/>
                <w:lang w:val="vi-VN"/>
              </w:rPr>
              <w:delText>DANH SÁCH CÁC KÍ TỰ, CHỮ VIẾT TẮT</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_Toc55581413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viii</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CABA6E9" w14:textId="386BE6EA" w:rsidR="00400B0A" w:rsidRPr="00A622DF" w:rsidDel="00020A75" w:rsidRDefault="007F603A">
          <w:pPr>
            <w:pStyle w:val="TOC1"/>
            <w:tabs>
              <w:tab w:val="right" w:leader="dot" w:pos="9061"/>
            </w:tabs>
            <w:rPr>
              <w:del w:id="167" w:author="Mai Văn Chánh" w:date="2021-03-30T22:37:00Z"/>
              <w:rFonts w:ascii="Times New Roman" w:hAnsi="Times New Roman" w:cs="Times New Roman"/>
              <w:b w:val="0"/>
              <w:bCs w:val="0"/>
              <w:caps w:val="0"/>
              <w:noProof/>
              <w:sz w:val="26"/>
              <w:szCs w:val="26"/>
            </w:rPr>
          </w:pPr>
          <w:del w:id="168" w:author="Mai Văn Chánh" w:date="2021-03-30T22:37:00Z">
            <w:r w:rsidDel="00020A75">
              <w:rPr>
                <w:noProof/>
              </w:rPr>
              <w:fldChar w:fldCharType="begin"/>
            </w:r>
            <w:r w:rsidDel="00020A75">
              <w:rPr>
                <w:noProof/>
              </w:rPr>
              <w:delInstrText xml:space="preserve"> HYPERLINK \l "_Toc55581414" </w:delInstrText>
            </w:r>
            <w:r w:rsidDel="00020A75">
              <w:rPr>
                <w:noProof/>
              </w:rPr>
              <w:fldChar w:fldCharType="separate"/>
            </w:r>
          </w:del>
          <w:ins w:id="169" w:author="Mai Văn Chánh" w:date="2021-03-30T23:16:00Z">
            <w:r w:rsidR="00F41AE9">
              <w:rPr>
                <w:b w:val="0"/>
                <w:bCs w:val="0"/>
                <w:noProof/>
              </w:rPr>
              <w:t>Error! Hyperlink reference not valid.</w:t>
            </w:r>
          </w:ins>
          <w:del w:id="170" w:author="Mai Văn Chánh" w:date="2021-03-30T22:37:00Z">
            <w:r w:rsidR="00400B0A" w:rsidRPr="00A622DF" w:rsidDel="00020A75">
              <w:rPr>
                <w:rStyle w:val="Hyperlink"/>
                <w:rFonts w:ascii="Times New Roman" w:hAnsi="Times New Roman" w:cs="Times New Roman"/>
                <w:noProof/>
                <w:sz w:val="26"/>
                <w:szCs w:val="26"/>
                <w:lang w:val="vi-VN"/>
              </w:rPr>
              <w:delText>CHƯƠNG 1: MÔ TẢ BÀI TOÁN VÀ SƠ ĐỒ CHỨC NĂNG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_Toc55581414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102F2F56" w14:textId="241119F6" w:rsidR="00400B0A" w:rsidRPr="00A622DF" w:rsidDel="00020A75" w:rsidRDefault="007F603A">
          <w:pPr>
            <w:pStyle w:val="TOC2"/>
            <w:tabs>
              <w:tab w:val="right" w:leader="dot" w:pos="9061"/>
            </w:tabs>
            <w:rPr>
              <w:del w:id="171" w:author="Mai Văn Chánh" w:date="2021-03-30T22:37:00Z"/>
              <w:rFonts w:ascii="Times New Roman" w:hAnsi="Times New Roman" w:cs="Times New Roman"/>
              <w:smallCaps w:val="0"/>
              <w:noProof/>
              <w:sz w:val="26"/>
              <w:szCs w:val="26"/>
            </w:rPr>
          </w:pPr>
          <w:del w:id="172" w:author="Mai Văn Chánh" w:date="2021-03-30T22:37:00Z">
            <w:r w:rsidDel="00020A75">
              <w:rPr>
                <w:noProof/>
              </w:rPr>
              <w:fldChar w:fldCharType="begin"/>
            </w:r>
            <w:r w:rsidDel="00020A75">
              <w:rPr>
                <w:noProof/>
              </w:rPr>
              <w:delInstrText xml:space="preserve"> HYPERLINK \l "_Toc55581415" </w:delInstrText>
            </w:r>
            <w:r w:rsidDel="00020A75">
              <w:rPr>
                <w:noProof/>
              </w:rPr>
              <w:fldChar w:fldCharType="separate"/>
            </w:r>
          </w:del>
          <w:ins w:id="173" w:author="Mai Văn Chánh" w:date="2021-03-30T23:16:00Z">
            <w:r w:rsidR="00F41AE9">
              <w:rPr>
                <w:b/>
                <w:bCs/>
                <w:noProof/>
              </w:rPr>
              <w:t>Error! Hyperlink reference not valid.</w:t>
            </w:r>
          </w:ins>
          <w:del w:id="174" w:author="Mai Văn Chánh" w:date="2021-03-30T22:37:00Z">
            <w:r w:rsidR="00400B0A" w:rsidRPr="00A622DF" w:rsidDel="00020A75">
              <w:rPr>
                <w:rStyle w:val="Hyperlink"/>
                <w:rFonts w:ascii="Times New Roman" w:hAnsi="Times New Roman" w:cs="Times New Roman"/>
                <w:b/>
                <w:noProof/>
                <w:sz w:val="26"/>
                <w:szCs w:val="26"/>
                <w:lang w:val="vi-VN"/>
              </w:rPr>
              <w:delText>1.1. Mô tả bài toán</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_Toc55581415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7D379EED" w14:textId="6FE8DBB5" w:rsidR="00400B0A" w:rsidRPr="00A622DF" w:rsidDel="00020A75" w:rsidRDefault="007F603A">
          <w:pPr>
            <w:pStyle w:val="TOC3"/>
            <w:tabs>
              <w:tab w:val="right" w:leader="dot" w:pos="9061"/>
            </w:tabs>
            <w:rPr>
              <w:del w:id="175" w:author="Mai Văn Chánh" w:date="2021-03-30T22:37:00Z"/>
              <w:rFonts w:ascii="Times New Roman" w:hAnsi="Times New Roman" w:cs="Times New Roman"/>
              <w:i w:val="0"/>
              <w:iCs w:val="0"/>
              <w:noProof/>
              <w:sz w:val="26"/>
              <w:szCs w:val="26"/>
            </w:rPr>
          </w:pPr>
          <w:del w:id="176" w:author="Mai Văn Chánh" w:date="2021-03-30T22:37:00Z">
            <w:r w:rsidDel="00020A75">
              <w:rPr>
                <w:noProof/>
              </w:rPr>
              <w:fldChar w:fldCharType="begin"/>
            </w:r>
            <w:r w:rsidDel="00020A75">
              <w:rPr>
                <w:noProof/>
              </w:rPr>
              <w:delInstrText xml:space="preserve"> HYPERLINK \l "_Toc55581416" </w:delInstrText>
            </w:r>
            <w:r w:rsidDel="00020A75">
              <w:rPr>
                <w:noProof/>
              </w:rPr>
              <w:fldChar w:fldCharType="separate"/>
            </w:r>
          </w:del>
          <w:ins w:id="177" w:author="Mai Văn Chánh" w:date="2021-03-30T23:16:00Z">
            <w:r w:rsidR="00F41AE9">
              <w:rPr>
                <w:b/>
                <w:bCs/>
                <w:noProof/>
              </w:rPr>
              <w:t>Error! Hyperlink reference not valid.</w:t>
            </w:r>
          </w:ins>
          <w:del w:id="178" w:author="Mai Văn Chánh" w:date="2021-03-30T22:37:00Z">
            <w:r w:rsidR="00400B0A" w:rsidRPr="00A622DF" w:rsidDel="00020A75">
              <w:rPr>
                <w:rStyle w:val="Hyperlink"/>
                <w:rFonts w:ascii="Times New Roman" w:hAnsi="Times New Roman" w:cs="Times New Roman"/>
                <w:b/>
                <w:noProof/>
                <w:sz w:val="26"/>
                <w:szCs w:val="26"/>
                <w:lang w:val="vi-VN"/>
              </w:rPr>
              <w:delText>1.1.1. Tính cấp thiết của đề tài</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_Toc55581416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59D8DC23" w14:textId="16DF616A" w:rsidR="00400B0A" w:rsidRPr="00A622DF" w:rsidDel="00020A75" w:rsidRDefault="007F603A">
          <w:pPr>
            <w:pStyle w:val="TOC3"/>
            <w:tabs>
              <w:tab w:val="right" w:leader="dot" w:pos="9061"/>
            </w:tabs>
            <w:rPr>
              <w:del w:id="179" w:author="Mai Văn Chánh" w:date="2021-03-30T22:37:00Z"/>
              <w:rFonts w:ascii="Times New Roman" w:hAnsi="Times New Roman" w:cs="Times New Roman"/>
              <w:i w:val="0"/>
              <w:iCs w:val="0"/>
              <w:noProof/>
              <w:sz w:val="26"/>
              <w:szCs w:val="26"/>
            </w:rPr>
          </w:pPr>
          <w:del w:id="180" w:author="Mai Văn Chánh" w:date="2021-03-30T22:37:00Z">
            <w:r w:rsidDel="00020A75">
              <w:rPr>
                <w:noProof/>
              </w:rPr>
              <w:fldChar w:fldCharType="begin"/>
            </w:r>
            <w:r w:rsidDel="00020A75">
              <w:rPr>
                <w:noProof/>
              </w:rPr>
              <w:delInstrText xml:space="preserve"> HYPERLINK \l "_Toc55581417" </w:delInstrText>
            </w:r>
            <w:r w:rsidDel="00020A75">
              <w:rPr>
                <w:noProof/>
              </w:rPr>
              <w:fldChar w:fldCharType="separate"/>
            </w:r>
          </w:del>
          <w:ins w:id="181" w:author="Mai Văn Chánh" w:date="2021-03-30T23:16:00Z">
            <w:r w:rsidR="00F41AE9">
              <w:rPr>
                <w:b/>
                <w:bCs/>
                <w:noProof/>
              </w:rPr>
              <w:t>Error! Hyperlink reference not valid.</w:t>
            </w:r>
          </w:ins>
          <w:del w:id="182" w:author="Mai Văn Chánh" w:date="2021-03-30T22:37:00Z">
            <w:r w:rsidR="00400B0A" w:rsidRPr="00A622DF" w:rsidDel="00020A75">
              <w:rPr>
                <w:rStyle w:val="Hyperlink"/>
                <w:rFonts w:ascii="Times New Roman" w:hAnsi="Times New Roman" w:cs="Times New Roman"/>
                <w:b/>
                <w:noProof/>
                <w:sz w:val="26"/>
                <w:szCs w:val="26"/>
                <w:lang w:val="vi-VN"/>
              </w:rPr>
              <w:delText>1.1.2. Tính khả thi của đề tài</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_Toc55581417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F82163C" w14:textId="717681EF" w:rsidR="00400B0A" w:rsidRPr="00A622DF" w:rsidDel="00020A75" w:rsidRDefault="007F603A">
          <w:pPr>
            <w:pStyle w:val="TOC2"/>
            <w:tabs>
              <w:tab w:val="right" w:leader="dot" w:pos="9061"/>
            </w:tabs>
            <w:rPr>
              <w:del w:id="183" w:author="Mai Văn Chánh" w:date="2021-03-30T22:37:00Z"/>
              <w:rFonts w:ascii="Times New Roman" w:hAnsi="Times New Roman" w:cs="Times New Roman"/>
              <w:smallCaps w:val="0"/>
              <w:noProof/>
              <w:sz w:val="26"/>
              <w:szCs w:val="26"/>
            </w:rPr>
          </w:pPr>
          <w:del w:id="184" w:author="Mai Văn Chánh" w:date="2021-03-30T22:37:00Z">
            <w:r w:rsidDel="00020A75">
              <w:rPr>
                <w:noProof/>
              </w:rPr>
              <w:fldChar w:fldCharType="begin"/>
            </w:r>
            <w:r w:rsidDel="00020A75">
              <w:rPr>
                <w:noProof/>
              </w:rPr>
              <w:delInstrText xml:space="preserve"> HYPERLINK \l "_Toc55581418" </w:delInstrText>
            </w:r>
            <w:r w:rsidDel="00020A75">
              <w:rPr>
                <w:noProof/>
              </w:rPr>
              <w:fldChar w:fldCharType="separate"/>
            </w:r>
          </w:del>
          <w:ins w:id="185" w:author="Mai Văn Chánh" w:date="2021-03-30T23:16:00Z">
            <w:r w:rsidR="00F41AE9">
              <w:rPr>
                <w:b/>
                <w:bCs/>
                <w:noProof/>
              </w:rPr>
              <w:t>Error! Hyperlink reference not valid.</w:t>
            </w:r>
          </w:ins>
          <w:del w:id="186" w:author="Mai Văn Chánh" w:date="2021-03-30T22:37:00Z">
            <w:r w:rsidR="00400B0A" w:rsidRPr="00A622DF" w:rsidDel="00020A75">
              <w:rPr>
                <w:rStyle w:val="Hyperlink"/>
                <w:rFonts w:ascii="Times New Roman" w:hAnsi="Times New Roman" w:cs="Times New Roman"/>
                <w:b/>
                <w:noProof/>
                <w:sz w:val="26"/>
                <w:szCs w:val="26"/>
                <w:lang w:val="vi-VN"/>
              </w:rPr>
              <w:delText>1.2. Sơ đồ chức năng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_Toc55581418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C9BEEBC" w14:textId="08BFA645" w:rsidR="00400B0A" w:rsidRPr="00A622DF" w:rsidDel="00020A75" w:rsidRDefault="007F603A">
          <w:pPr>
            <w:pStyle w:val="TOC2"/>
            <w:tabs>
              <w:tab w:val="right" w:leader="dot" w:pos="9061"/>
            </w:tabs>
            <w:rPr>
              <w:del w:id="187" w:author="Mai Văn Chánh" w:date="2021-03-30T22:37:00Z"/>
              <w:rFonts w:ascii="Times New Roman" w:hAnsi="Times New Roman" w:cs="Times New Roman"/>
              <w:smallCaps w:val="0"/>
              <w:noProof/>
              <w:sz w:val="26"/>
              <w:szCs w:val="26"/>
            </w:rPr>
          </w:pPr>
          <w:del w:id="188" w:author="Mai Văn Chánh" w:date="2021-03-30T22:37:00Z">
            <w:r w:rsidDel="00020A75">
              <w:rPr>
                <w:noProof/>
              </w:rPr>
              <w:fldChar w:fldCharType="begin"/>
            </w:r>
            <w:r w:rsidDel="00020A75">
              <w:rPr>
                <w:noProof/>
              </w:rPr>
              <w:delInstrText xml:space="preserve"> HYPERLINK \l "_Toc55581419" </w:delInstrText>
            </w:r>
            <w:r w:rsidDel="00020A75">
              <w:rPr>
                <w:noProof/>
              </w:rPr>
              <w:fldChar w:fldCharType="separate"/>
            </w:r>
          </w:del>
          <w:ins w:id="189" w:author="Mai Văn Chánh" w:date="2021-03-30T23:16:00Z">
            <w:r w:rsidR="00F41AE9">
              <w:rPr>
                <w:b/>
                <w:bCs/>
                <w:noProof/>
              </w:rPr>
              <w:t>Error! Hyperlink reference not valid.</w:t>
            </w:r>
          </w:ins>
          <w:del w:id="190" w:author="Mai Văn Chánh" w:date="2021-03-30T22:37:00Z">
            <w:r w:rsidR="00400B0A" w:rsidRPr="00A622DF" w:rsidDel="00020A75">
              <w:rPr>
                <w:rStyle w:val="Hyperlink"/>
                <w:rFonts w:ascii="Times New Roman" w:hAnsi="Times New Roman" w:cs="Times New Roman"/>
                <w:b/>
                <w:noProof/>
                <w:sz w:val="26"/>
                <w:szCs w:val="26"/>
                <w:lang w:val="vi-VN"/>
              </w:rPr>
              <w:delText>1.3. Các màn hình ứng dụng và sơ đồ liên kết các màn hình</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_Toc55581419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352294B7" w14:textId="117CDB45" w:rsidR="00400B0A" w:rsidRPr="00A622DF" w:rsidDel="00020A75" w:rsidRDefault="007F603A">
          <w:pPr>
            <w:pStyle w:val="TOC3"/>
            <w:tabs>
              <w:tab w:val="right" w:leader="dot" w:pos="9061"/>
            </w:tabs>
            <w:rPr>
              <w:del w:id="191" w:author="Mai Văn Chánh" w:date="2021-03-30T22:37:00Z"/>
              <w:rFonts w:ascii="Times New Roman" w:hAnsi="Times New Roman" w:cs="Times New Roman"/>
              <w:i w:val="0"/>
              <w:iCs w:val="0"/>
              <w:noProof/>
              <w:sz w:val="26"/>
              <w:szCs w:val="26"/>
            </w:rPr>
          </w:pPr>
          <w:del w:id="192" w:author="Mai Văn Chánh" w:date="2021-03-30T22:37:00Z">
            <w:r w:rsidDel="00020A75">
              <w:rPr>
                <w:noProof/>
              </w:rPr>
              <w:fldChar w:fldCharType="begin"/>
            </w:r>
            <w:r w:rsidDel="00020A75">
              <w:rPr>
                <w:noProof/>
              </w:rPr>
              <w:delInstrText xml:space="preserve"> HYPERLINK \l "_Toc55581420" </w:delInstrText>
            </w:r>
            <w:r w:rsidDel="00020A75">
              <w:rPr>
                <w:noProof/>
              </w:rPr>
              <w:fldChar w:fldCharType="separate"/>
            </w:r>
          </w:del>
          <w:ins w:id="193" w:author="Mai Văn Chánh" w:date="2021-03-30T23:16:00Z">
            <w:r w:rsidR="00F41AE9">
              <w:rPr>
                <w:b/>
                <w:bCs/>
                <w:noProof/>
              </w:rPr>
              <w:t>Error! Hyperlink reference not valid.</w:t>
            </w:r>
          </w:ins>
          <w:del w:id="194" w:author="Mai Văn Chánh" w:date="2021-03-30T22:37:00Z">
            <w:r w:rsidR="00400B0A" w:rsidRPr="00A622DF" w:rsidDel="00020A75">
              <w:rPr>
                <w:rStyle w:val="Hyperlink"/>
                <w:rFonts w:ascii="Times New Roman" w:hAnsi="Times New Roman" w:cs="Times New Roman"/>
                <w:b/>
                <w:noProof/>
                <w:sz w:val="26"/>
                <w:szCs w:val="26"/>
                <w:lang w:val="vi-VN"/>
              </w:rPr>
              <w:delText>1.3.1. Các màn hình ứng dụng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_Toc55581420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AAFF20C" w14:textId="2C9C10B2" w:rsidR="00400B0A" w:rsidRPr="00A622DF" w:rsidDel="00020A75" w:rsidRDefault="007F603A">
          <w:pPr>
            <w:pStyle w:val="TOC3"/>
            <w:tabs>
              <w:tab w:val="right" w:leader="dot" w:pos="9061"/>
            </w:tabs>
            <w:rPr>
              <w:del w:id="195" w:author="Mai Văn Chánh" w:date="2021-03-30T22:37:00Z"/>
              <w:rFonts w:ascii="Times New Roman" w:hAnsi="Times New Roman" w:cs="Times New Roman"/>
              <w:i w:val="0"/>
              <w:iCs w:val="0"/>
              <w:noProof/>
              <w:sz w:val="26"/>
              <w:szCs w:val="26"/>
            </w:rPr>
          </w:pPr>
          <w:del w:id="196" w:author="Mai Văn Chánh" w:date="2021-03-30T22:37:00Z">
            <w:r w:rsidDel="00020A75">
              <w:rPr>
                <w:noProof/>
              </w:rPr>
              <w:fldChar w:fldCharType="begin"/>
            </w:r>
            <w:r w:rsidDel="00020A75">
              <w:rPr>
                <w:noProof/>
              </w:rPr>
              <w:delInstrText xml:space="preserve"> HYPERLINK \l "_Toc55581421" </w:delInstrText>
            </w:r>
            <w:r w:rsidDel="00020A75">
              <w:rPr>
                <w:noProof/>
              </w:rPr>
              <w:fldChar w:fldCharType="separate"/>
            </w:r>
          </w:del>
          <w:ins w:id="197" w:author="Mai Văn Chánh" w:date="2021-03-30T23:16:00Z">
            <w:r w:rsidR="00F41AE9">
              <w:rPr>
                <w:b/>
                <w:bCs/>
                <w:noProof/>
              </w:rPr>
              <w:t>Error! Hyperlink reference not valid.</w:t>
            </w:r>
          </w:ins>
          <w:del w:id="198" w:author="Mai Văn Chánh" w:date="2021-03-30T22:37:00Z">
            <w:r w:rsidR="00400B0A" w:rsidRPr="00A622DF" w:rsidDel="00020A75">
              <w:rPr>
                <w:rStyle w:val="Hyperlink"/>
                <w:rFonts w:ascii="Times New Roman" w:hAnsi="Times New Roman" w:cs="Times New Roman"/>
                <w:b/>
                <w:noProof/>
                <w:sz w:val="26"/>
                <w:szCs w:val="26"/>
                <w:lang w:val="vi-VN"/>
              </w:rPr>
              <w:delText>3.1.2. Sơ đồ liên kết các màn hình</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_Toc55581421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9</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1AE5675D" w14:textId="00A2139D" w:rsidR="00400B0A" w:rsidRPr="00A622DF" w:rsidDel="00020A75" w:rsidRDefault="007F603A">
          <w:pPr>
            <w:pStyle w:val="TOC2"/>
            <w:tabs>
              <w:tab w:val="right" w:leader="dot" w:pos="9061"/>
            </w:tabs>
            <w:rPr>
              <w:del w:id="199" w:author="Mai Văn Chánh" w:date="2021-03-30T22:37:00Z"/>
              <w:rFonts w:ascii="Times New Roman" w:hAnsi="Times New Roman" w:cs="Times New Roman"/>
              <w:smallCaps w:val="0"/>
              <w:noProof/>
              <w:sz w:val="26"/>
              <w:szCs w:val="26"/>
            </w:rPr>
          </w:pPr>
          <w:del w:id="200" w:author="Mai Văn Chánh" w:date="2021-03-30T22:37:00Z">
            <w:r w:rsidDel="00020A75">
              <w:rPr>
                <w:noProof/>
              </w:rPr>
              <w:fldChar w:fldCharType="begin"/>
            </w:r>
            <w:r w:rsidDel="00020A75">
              <w:rPr>
                <w:noProof/>
              </w:rPr>
              <w:delInstrText xml:space="preserve"> HYPERLINK \l "_Toc55581422" </w:delInstrText>
            </w:r>
            <w:r w:rsidDel="00020A75">
              <w:rPr>
                <w:noProof/>
              </w:rPr>
              <w:fldChar w:fldCharType="separate"/>
            </w:r>
          </w:del>
          <w:ins w:id="201" w:author="Mai Văn Chánh" w:date="2021-03-30T23:16:00Z">
            <w:r w:rsidR="00F41AE9">
              <w:rPr>
                <w:b/>
                <w:bCs/>
                <w:noProof/>
              </w:rPr>
              <w:t>Error! Hyperlink reference not valid.</w:t>
            </w:r>
          </w:ins>
          <w:del w:id="202" w:author="Mai Văn Chánh" w:date="2021-03-30T22:37:00Z">
            <w:r w:rsidR="00400B0A" w:rsidRPr="00A622DF" w:rsidDel="00020A75">
              <w:rPr>
                <w:rStyle w:val="Hyperlink"/>
                <w:rFonts w:ascii="Times New Roman" w:hAnsi="Times New Roman" w:cs="Times New Roman"/>
                <w:b/>
                <w:noProof/>
                <w:sz w:val="26"/>
                <w:szCs w:val="26"/>
                <w:lang w:val="vi-VN"/>
              </w:rPr>
              <w:delText>1.4. Vai trò các thành viên</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_Toc55581422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9</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DBB2CAE" w14:textId="2CB76A0F" w:rsidR="00400B0A" w:rsidRPr="00A622DF" w:rsidDel="00020A75" w:rsidRDefault="007F603A">
          <w:pPr>
            <w:pStyle w:val="TOC1"/>
            <w:tabs>
              <w:tab w:val="right" w:leader="dot" w:pos="9061"/>
            </w:tabs>
            <w:rPr>
              <w:del w:id="203" w:author="Mai Văn Chánh" w:date="2021-03-30T22:37:00Z"/>
              <w:rFonts w:ascii="Times New Roman" w:hAnsi="Times New Roman" w:cs="Times New Roman"/>
              <w:b w:val="0"/>
              <w:bCs w:val="0"/>
              <w:caps w:val="0"/>
              <w:noProof/>
              <w:sz w:val="26"/>
              <w:szCs w:val="26"/>
            </w:rPr>
          </w:pPr>
          <w:del w:id="204" w:author="Mai Văn Chánh" w:date="2021-03-30T22:37:00Z">
            <w:r w:rsidDel="00020A75">
              <w:rPr>
                <w:noProof/>
              </w:rPr>
              <w:fldChar w:fldCharType="begin"/>
            </w:r>
            <w:r w:rsidDel="00020A75">
              <w:rPr>
                <w:noProof/>
              </w:rPr>
              <w:delInstrText xml:space="preserve"> HYPERLINK \l "_Toc55581423" </w:delInstrText>
            </w:r>
            <w:r w:rsidDel="00020A75">
              <w:rPr>
                <w:noProof/>
              </w:rPr>
              <w:fldChar w:fldCharType="separate"/>
            </w:r>
          </w:del>
          <w:ins w:id="205" w:author="Mai Văn Chánh" w:date="2021-03-30T23:16:00Z">
            <w:r w:rsidR="00F41AE9">
              <w:rPr>
                <w:b w:val="0"/>
                <w:bCs w:val="0"/>
                <w:noProof/>
              </w:rPr>
              <w:t>Error! Hyperlink reference not valid.</w:t>
            </w:r>
          </w:ins>
          <w:del w:id="206" w:author="Mai Văn Chánh" w:date="2021-03-30T22:37:00Z">
            <w:r w:rsidR="00400B0A" w:rsidRPr="00A622DF" w:rsidDel="00020A75">
              <w:rPr>
                <w:rStyle w:val="Hyperlink"/>
                <w:rFonts w:ascii="Times New Roman" w:hAnsi="Times New Roman" w:cs="Times New Roman"/>
                <w:noProof/>
                <w:sz w:val="26"/>
                <w:szCs w:val="26"/>
                <w:lang w:val="vi-VN"/>
              </w:rPr>
              <w:delText>CHƯƠNG 2: TỔNG QUAN LÍ THUYẾT</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_Toc55581423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40ADFD81" w14:textId="438F111B" w:rsidR="00400B0A" w:rsidRPr="00A622DF" w:rsidDel="00020A75" w:rsidRDefault="007F603A">
          <w:pPr>
            <w:pStyle w:val="TOC2"/>
            <w:tabs>
              <w:tab w:val="right" w:leader="dot" w:pos="9061"/>
            </w:tabs>
            <w:rPr>
              <w:del w:id="207" w:author="Mai Văn Chánh" w:date="2021-03-30T22:37:00Z"/>
              <w:rFonts w:ascii="Times New Roman" w:hAnsi="Times New Roman" w:cs="Times New Roman"/>
              <w:smallCaps w:val="0"/>
              <w:noProof/>
              <w:sz w:val="26"/>
              <w:szCs w:val="26"/>
            </w:rPr>
          </w:pPr>
          <w:del w:id="208" w:author="Mai Văn Chánh" w:date="2021-03-30T22:37:00Z">
            <w:r w:rsidDel="00020A75">
              <w:rPr>
                <w:noProof/>
              </w:rPr>
              <w:fldChar w:fldCharType="begin"/>
            </w:r>
            <w:r w:rsidDel="00020A75">
              <w:rPr>
                <w:noProof/>
              </w:rPr>
              <w:delInstrText xml:space="preserve"> HYPERLINK \l "_Toc55581424" </w:delInstrText>
            </w:r>
            <w:r w:rsidDel="00020A75">
              <w:rPr>
                <w:noProof/>
              </w:rPr>
              <w:fldChar w:fldCharType="separate"/>
            </w:r>
          </w:del>
          <w:ins w:id="209" w:author="Mai Văn Chánh" w:date="2021-03-30T23:16:00Z">
            <w:r w:rsidR="00F41AE9">
              <w:rPr>
                <w:b/>
                <w:bCs/>
                <w:noProof/>
              </w:rPr>
              <w:t>Error! Hyperlink reference not valid.</w:t>
            </w:r>
          </w:ins>
          <w:del w:id="210" w:author="Mai Văn Chánh" w:date="2021-03-30T22:37:00Z">
            <w:r w:rsidR="00400B0A" w:rsidRPr="00A622DF" w:rsidDel="00020A75">
              <w:rPr>
                <w:rStyle w:val="Hyperlink"/>
                <w:rFonts w:ascii="Times New Roman" w:hAnsi="Times New Roman" w:cs="Times New Roman"/>
                <w:b/>
                <w:noProof/>
                <w:sz w:val="26"/>
                <w:szCs w:val="26"/>
                <w:lang w:val="vi-VN"/>
              </w:rPr>
              <w:delText>2.1. Tổng quan về Date and Time Picker trong xây dựng ứng dụng Android</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_Toc55581424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DE32616" w14:textId="4AF4A9D0" w:rsidR="00400B0A" w:rsidRPr="00A622DF" w:rsidDel="00020A75" w:rsidRDefault="007F603A">
          <w:pPr>
            <w:pStyle w:val="TOC3"/>
            <w:tabs>
              <w:tab w:val="right" w:leader="dot" w:pos="9061"/>
            </w:tabs>
            <w:rPr>
              <w:del w:id="211" w:author="Mai Văn Chánh" w:date="2021-03-30T22:37:00Z"/>
              <w:rFonts w:ascii="Times New Roman" w:hAnsi="Times New Roman" w:cs="Times New Roman"/>
              <w:i w:val="0"/>
              <w:iCs w:val="0"/>
              <w:noProof/>
              <w:sz w:val="26"/>
              <w:szCs w:val="26"/>
            </w:rPr>
          </w:pPr>
          <w:del w:id="212" w:author="Mai Văn Chánh" w:date="2021-03-30T22:37:00Z">
            <w:r w:rsidDel="00020A75">
              <w:rPr>
                <w:noProof/>
              </w:rPr>
              <w:fldChar w:fldCharType="begin"/>
            </w:r>
            <w:r w:rsidDel="00020A75">
              <w:rPr>
                <w:noProof/>
              </w:rPr>
              <w:delInstrText xml:space="preserve"> HYPERLINK \l "_Toc55581425" </w:delInstrText>
            </w:r>
            <w:r w:rsidDel="00020A75">
              <w:rPr>
                <w:noProof/>
              </w:rPr>
              <w:fldChar w:fldCharType="separate"/>
            </w:r>
          </w:del>
          <w:ins w:id="213" w:author="Mai Văn Chánh" w:date="2021-03-30T23:16:00Z">
            <w:r w:rsidR="00F41AE9">
              <w:rPr>
                <w:b/>
                <w:bCs/>
                <w:noProof/>
              </w:rPr>
              <w:t>Error! Hyperlink reference not valid.</w:t>
            </w:r>
          </w:ins>
          <w:del w:id="214" w:author="Mai Văn Chánh" w:date="2021-03-30T22:37:00Z">
            <w:r w:rsidR="00400B0A" w:rsidRPr="00A622DF" w:rsidDel="00020A75">
              <w:rPr>
                <w:rStyle w:val="Hyperlink"/>
                <w:rFonts w:ascii="Times New Roman" w:hAnsi="Times New Roman" w:cs="Times New Roman"/>
                <w:b/>
                <w:noProof/>
                <w:sz w:val="26"/>
                <w:szCs w:val="26"/>
                <w:lang w:val="vi-VN"/>
              </w:rPr>
              <w:delText>2.1.1. Date Picker</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_Toc55581425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3E390D3B" w14:textId="177BC326" w:rsidR="00400B0A" w:rsidRPr="00A622DF" w:rsidDel="00020A75" w:rsidRDefault="007F603A">
          <w:pPr>
            <w:pStyle w:val="TOC3"/>
            <w:tabs>
              <w:tab w:val="right" w:leader="dot" w:pos="9061"/>
            </w:tabs>
            <w:rPr>
              <w:del w:id="215" w:author="Mai Văn Chánh" w:date="2021-03-30T22:37:00Z"/>
              <w:rFonts w:ascii="Times New Roman" w:hAnsi="Times New Roman" w:cs="Times New Roman"/>
              <w:i w:val="0"/>
              <w:iCs w:val="0"/>
              <w:noProof/>
              <w:sz w:val="26"/>
              <w:szCs w:val="26"/>
            </w:rPr>
          </w:pPr>
          <w:del w:id="216" w:author="Mai Văn Chánh" w:date="2021-03-30T22:37:00Z">
            <w:r w:rsidDel="00020A75">
              <w:rPr>
                <w:noProof/>
              </w:rPr>
              <w:fldChar w:fldCharType="begin"/>
            </w:r>
            <w:r w:rsidDel="00020A75">
              <w:rPr>
                <w:noProof/>
              </w:rPr>
              <w:delInstrText xml:space="preserve"> HYPERLINK \l "_Toc55581426" </w:delInstrText>
            </w:r>
            <w:r w:rsidDel="00020A75">
              <w:rPr>
                <w:noProof/>
              </w:rPr>
              <w:fldChar w:fldCharType="separate"/>
            </w:r>
          </w:del>
          <w:ins w:id="217" w:author="Mai Văn Chánh" w:date="2021-03-30T23:16:00Z">
            <w:r w:rsidR="00F41AE9">
              <w:rPr>
                <w:b/>
                <w:bCs/>
                <w:noProof/>
              </w:rPr>
              <w:t>Error! Hyperlink reference not valid.</w:t>
            </w:r>
          </w:ins>
          <w:del w:id="218" w:author="Mai Văn Chánh" w:date="2021-03-30T22:37:00Z">
            <w:r w:rsidR="00400B0A" w:rsidRPr="00A622DF" w:rsidDel="00020A75">
              <w:rPr>
                <w:rStyle w:val="Hyperlink"/>
                <w:rFonts w:ascii="Times New Roman" w:hAnsi="Times New Roman" w:cs="Times New Roman"/>
                <w:b/>
                <w:noProof/>
                <w:sz w:val="26"/>
                <w:szCs w:val="26"/>
                <w:lang w:val="vi-VN"/>
              </w:rPr>
              <w:delText>2.1.2. Time Picker</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_Toc55581426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12</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DBD785C" w14:textId="7A8529B1" w:rsidR="00400B0A" w:rsidRPr="00A622DF" w:rsidDel="00020A75" w:rsidRDefault="007F603A">
          <w:pPr>
            <w:pStyle w:val="TOC2"/>
            <w:tabs>
              <w:tab w:val="right" w:leader="dot" w:pos="9061"/>
            </w:tabs>
            <w:rPr>
              <w:del w:id="219" w:author="Mai Văn Chánh" w:date="2021-03-30T22:37:00Z"/>
              <w:rFonts w:ascii="Times New Roman" w:hAnsi="Times New Roman" w:cs="Times New Roman"/>
              <w:smallCaps w:val="0"/>
              <w:noProof/>
              <w:sz w:val="26"/>
              <w:szCs w:val="26"/>
            </w:rPr>
          </w:pPr>
          <w:del w:id="220" w:author="Mai Văn Chánh" w:date="2021-03-30T22:37:00Z">
            <w:r w:rsidDel="00020A75">
              <w:rPr>
                <w:noProof/>
              </w:rPr>
              <w:fldChar w:fldCharType="begin"/>
            </w:r>
            <w:r w:rsidDel="00020A75">
              <w:rPr>
                <w:noProof/>
              </w:rPr>
              <w:delInstrText xml:space="preserve"> HYPERLINK \l "_Toc55581427" </w:delInstrText>
            </w:r>
            <w:r w:rsidDel="00020A75">
              <w:rPr>
                <w:noProof/>
              </w:rPr>
              <w:fldChar w:fldCharType="separate"/>
            </w:r>
          </w:del>
          <w:ins w:id="221" w:author="Mai Văn Chánh" w:date="2021-03-30T23:16:00Z">
            <w:r w:rsidR="00F41AE9">
              <w:rPr>
                <w:b/>
                <w:bCs/>
                <w:noProof/>
              </w:rPr>
              <w:t>Error! Hyperlink reference not valid.</w:t>
            </w:r>
          </w:ins>
          <w:del w:id="222" w:author="Mai Văn Chánh" w:date="2021-03-30T22:37:00Z">
            <w:r w:rsidR="00400B0A" w:rsidRPr="00A622DF" w:rsidDel="00020A75">
              <w:rPr>
                <w:rStyle w:val="Hyperlink"/>
                <w:rFonts w:ascii="Times New Roman" w:hAnsi="Times New Roman" w:cs="Times New Roman"/>
                <w:b/>
                <w:noProof/>
                <w:sz w:val="26"/>
                <w:szCs w:val="26"/>
                <w:lang w:val="vi-VN"/>
              </w:rPr>
              <w:delText>2.2. Các bước thiết kế - hiện thực Date and Time Picker trong xây dựng ứng dụng Android</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_Toc55581427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58BF38C9" w14:textId="6EF5BF54" w:rsidR="00400B0A" w:rsidRPr="00A622DF" w:rsidDel="00020A75" w:rsidRDefault="007F603A">
          <w:pPr>
            <w:pStyle w:val="TOC3"/>
            <w:tabs>
              <w:tab w:val="right" w:leader="dot" w:pos="9061"/>
            </w:tabs>
            <w:rPr>
              <w:del w:id="223" w:author="Mai Văn Chánh" w:date="2021-03-30T22:37:00Z"/>
              <w:rFonts w:ascii="Times New Roman" w:hAnsi="Times New Roman" w:cs="Times New Roman"/>
              <w:i w:val="0"/>
              <w:iCs w:val="0"/>
              <w:noProof/>
              <w:sz w:val="26"/>
              <w:szCs w:val="26"/>
            </w:rPr>
          </w:pPr>
          <w:del w:id="224" w:author="Mai Văn Chánh" w:date="2021-03-30T22:37:00Z">
            <w:r w:rsidDel="00020A75">
              <w:rPr>
                <w:noProof/>
              </w:rPr>
              <w:fldChar w:fldCharType="begin"/>
            </w:r>
            <w:r w:rsidDel="00020A75">
              <w:rPr>
                <w:noProof/>
              </w:rPr>
              <w:delInstrText xml:space="preserve"> HYPERLINK \l "_Toc55581428" </w:delInstrText>
            </w:r>
            <w:r w:rsidDel="00020A75">
              <w:rPr>
                <w:noProof/>
              </w:rPr>
              <w:fldChar w:fldCharType="separate"/>
            </w:r>
          </w:del>
          <w:ins w:id="225" w:author="Mai Văn Chánh" w:date="2021-03-30T23:16:00Z">
            <w:r w:rsidR="00F41AE9">
              <w:rPr>
                <w:b/>
                <w:bCs/>
                <w:noProof/>
              </w:rPr>
              <w:t>Error! Hyperlink reference not valid.</w:t>
            </w:r>
          </w:ins>
          <w:del w:id="226" w:author="Mai Văn Chánh" w:date="2021-03-30T22:37:00Z">
            <w:r w:rsidR="00400B0A" w:rsidRPr="00A622DF" w:rsidDel="00020A75">
              <w:rPr>
                <w:rStyle w:val="Hyperlink"/>
                <w:rFonts w:ascii="Times New Roman" w:hAnsi="Times New Roman" w:cs="Times New Roman"/>
                <w:b/>
                <w:noProof/>
                <w:sz w:val="26"/>
                <w:szCs w:val="26"/>
                <w:lang w:val="vi-VN"/>
              </w:rPr>
              <w:delText>2.2.1. Thiết kế</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_Toc55581428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3AF26F48" w14:textId="4904EF30" w:rsidR="00400B0A" w:rsidRPr="00A622DF" w:rsidDel="00020A75" w:rsidRDefault="007F603A">
          <w:pPr>
            <w:pStyle w:val="TOC3"/>
            <w:tabs>
              <w:tab w:val="right" w:leader="dot" w:pos="9061"/>
            </w:tabs>
            <w:rPr>
              <w:del w:id="227" w:author="Mai Văn Chánh" w:date="2021-03-30T22:37:00Z"/>
              <w:rFonts w:ascii="Times New Roman" w:hAnsi="Times New Roman" w:cs="Times New Roman"/>
              <w:i w:val="0"/>
              <w:iCs w:val="0"/>
              <w:noProof/>
              <w:sz w:val="26"/>
              <w:szCs w:val="26"/>
            </w:rPr>
          </w:pPr>
          <w:del w:id="228" w:author="Mai Văn Chánh" w:date="2021-03-30T22:37:00Z">
            <w:r w:rsidDel="00020A75">
              <w:rPr>
                <w:noProof/>
              </w:rPr>
              <w:fldChar w:fldCharType="begin"/>
            </w:r>
            <w:r w:rsidDel="00020A75">
              <w:rPr>
                <w:noProof/>
              </w:rPr>
              <w:delInstrText xml:space="preserve"> HYPERLINK \l "_Toc55581429" </w:delInstrText>
            </w:r>
            <w:r w:rsidDel="00020A75">
              <w:rPr>
                <w:noProof/>
              </w:rPr>
              <w:fldChar w:fldCharType="separate"/>
            </w:r>
          </w:del>
          <w:ins w:id="229" w:author="Mai Văn Chánh" w:date="2021-03-30T23:16:00Z">
            <w:r w:rsidR="00F41AE9">
              <w:rPr>
                <w:b/>
                <w:bCs/>
                <w:noProof/>
              </w:rPr>
              <w:t>Error! Hyperlink reference not valid.</w:t>
            </w:r>
          </w:ins>
          <w:del w:id="230" w:author="Mai Văn Chánh" w:date="2021-03-30T22:37:00Z">
            <w:r w:rsidR="00400B0A" w:rsidRPr="00A622DF" w:rsidDel="00020A75">
              <w:rPr>
                <w:rStyle w:val="Hyperlink"/>
                <w:rFonts w:ascii="Times New Roman" w:hAnsi="Times New Roman" w:cs="Times New Roman"/>
                <w:b/>
                <w:noProof/>
                <w:sz w:val="26"/>
                <w:szCs w:val="26"/>
                <w:lang w:val="vi-VN"/>
              </w:rPr>
              <w:delText>2.2.2. Hiện thực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_Toc55581429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15</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1A3E517" w14:textId="32D8D80C" w:rsidR="00400B0A" w:rsidRPr="00A622DF" w:rsidDel="00020A75" w:rsidRDefault="007F603A">
          <w:pPr>
            <w:pStyle w:val="TOC1"/>
            <w:tabs>
              <w:tab w:val="right" w:leader="dot" w:pos="9061"/>
            </w:tabs>
            <w:rPr>
              <w:del w:id="231" w:author="Mai Văn Chánh" w:date="2021-03-30T22:37:00Z"/>
              <w:rFonts w:ascii="Times New Roman" w:hAnsi="Times New Roman" w:cs="Times New Roman"/>
              <w:b w:val="0"/>
              <w:bCs w:val="0"/>
              <w:caps w:val="0"/>
              <w:noProof/>
              <w:sz w:val="26"/>
              <w:szCs w:val="26"/>
            </w:rPr>
          </w:pPr>
          <w:del w:id="232" w:author="Mai Văn Chánh" w:date="2021-03-30T22:37:00Z">
            <w:r w:rsidDel="00020A75">
              <w:rPr>
                <w:noProof/>
              </w:rPr>
              <w:fldChar w:fldCharType="begin"/>
            </w:r>
            <w:r w:rsidDel="00020A75">
              <w:rPr>
                <w:noProof/>
              </w:rPr>
              <w:delInstrText xml:space="preserve"> HYPERLINK \l "_Toc55581430" </w:delInstrText>
            </w:r>
            <w:r w:rsidDel="00020A75">
              <w:rPr>
                <w:noProof/>
              </w:rPr>
              <w:fldChar w:fldCharType="separate"/>
            </w:r>
          </w:del>
          <w:ins w:id="233" w:author="Mai Văn Chánh" w:date="2021-03-30T23:16:00Z">
            <w:r w:rsidR="00F41AE9">
              <w:rPr>
                <w:b w:val="0"/>
                <w:bCs w:val="0"/>
                <w:noProof/>
              </w:rPr>
              <w:t>Error! Hyperlink reference not valid.</w:t>
            </w:r>
          </w:ins>
          <w:del w:id="234" w:author="Mai Văn Chánh" w:date="2021-03-30T22:37:00Z">
            <w:r w:rsidR="00400B0A" w:rsidRPr="00A622DF" w:rsidDel="00020A75">
              <w:rPr>
                <w:rStyle w:val="Hyperlink"/>
                <w:rFonts w:ascii="Times New Roman" w:hAnsi="Times New Roman" w:cs="Times New Roman"/>
                <w:noProof/>
                <w:sz w:val="26"/>
                <w:szCs w:val="26"/>
                <w:lang w:val="vi-VN"/>
              </w:rPr>
              <w:delText>CHƯƠNG 3: HIỆN THỰC CHỨC NĂNG CÁC MÀN HÌNH VÀ DEMO ỨNG DỤNG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_Toc55581430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17</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7986539" w14:textId="4634CE2D" w:rsidR="00400B0A" w:rsidRPr="00A622DF" w:rsidDel="00020A75" w:rsidRDefault="007F603A">
          <w:pPr>
            <w:pStyle w:val="TOC2"/>
            <w:tabs>
              <w:tab w:val="right" w:leader="dot" w:pos="9061"/>
            </w:tabs>
            <w:rPr>
              <w:del w:id="235" w:author="Mai Văn Chánh" w:date="2021-03-30T22:37:00Z"/>
              <w:rFonts w:ascii="Times New Roman" w:hAnsi="Times New Roman" w:cs="Times New Roman"/>
              <w:smallCaps w:val="0"/>
              <w:noProof/>
              <w:sz w:val="26"/>
              <w:szCs w:val="26"/>
            </w:rPr>
          </w:pPr>
          <w:del w:id="236" w:author="Mai Văn Chánh" w:date="2021-03-30T22:37:00Z">
            <w:r w:rsidDel="00020A75">
              <w:rPr>
                <w:noProof/>
              </w:rPr>
              <w:fldChar w:fldCharType="begin"/>
            </w:r>
            <w:r w:rsidDel="00020A75">
              <w:rPr>
                <w:noProof/>
              </w:rPr>
              <w:delInstrText xml:space="preserve"> HYPERLINK \l "_Toc55581431" </w:delInstrText>
            </w:r>
            <w:r w:rsidDel="00020A75">
              <w:rPr>
                <w:noProof/>
              </w:rPr>
              <w:fldChar w:fldCharType="separate"/>
            </w:r>
          </w:del>
          <w:ins w:id="237" w:author="Mai Văn Chánh" w:date="2021-03-30T23:16:00Z">
            <w:r w:rsidR="00F41AE9">
              <w:rPr>
                <w:b/>
                <w:bCs/>
                <w:noProof/>
              </w:rPr>
              <w:t>Error! Hyperlink reference not valid.</w:t>
            </w:r>
          </w:ins>
          <w:del w:id="238" w:author="Mai Văn Chánh" w:date="2021-03-30T22:37:00Z">
            <w:r w:rsidR="00400B0A" w:rsidRPr="00A622DF" w:rsidDel="00020A75">
              <w:rPr>
                <w:rStyle w:val="Hyperlink"/>
                <w:rFonts w:ascii="Times New Roman" w:hAnsi="Times New Roman" w:cs="Times New Roman"/>
                <w:b/>
                <w:noProof/>
                <w:sz w:val="26"/>
                <w:szCs w:val="26"/>
                <w:lang w:val="vi-VN"/>
              </w:rPr>
              <w:delText>3.1. Hiện thực chức năng các màn hình</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_Toc55581431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17</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7C6FE238" w14:textId="26D81E6A" w:rsidR="00400B0A" w:rsidRPr="00A622DF" w:rsidDel="00020A75" w:rsidRDefault="007F603A">
          <w:pPr>
            <w:pStyle w:val="TOC3"/>
            <w:tabs>
              <w:tab w:val="right" w:leader="dot" w:pos="9061"/>
            </w:tabs>
            <w:rPr>
              <w:del w:id="239" w:author="Mai Văn Chánh" w:date="2021-03-30T22:37:00Z"/>
              <w:rFonts w:ascii="Times New Roman" w:hAnsi="Times New Roman" w:cs="Times New Roman"/>
              <w:i w:val="0"/>
              <w:iCs w:val="0"/>
              <w:noProof/>
              <w:sz w:val="26"/>
              <w:szCs w:val="26"/>
            </w:rPr>
          </w:pPr>
          <w:del w:id="240" w:author="Mai Văn Chánh" w:date="2021-03-30T22:37:00Z">
            <w:r w:rsidDel="00020A75">
              <w:rPr>
                <w:noProof/>
              </w:rPr>
              <w:fldChar w:fldCharType="begin"/>
            </w:r>
            <w:r w:rsidDel="00020A75">
              <w:rPr>
                <w:noProof/>
              </w:rPr>
              <w:delInstrText xml:space="preserve"> HYPERLINK \l "_Toc55581432" </w:delInstrText>
            </w:r>
            <w:r w:rsidDel="00020A75">
              <w:rPr>
                <w:noProof/>
              </w:rPr>
              <w:fldChar w:fldCharType="separate"/>
            </w:r>
          </w:del>
          <w:ins w:id="241" w:author="Mai Văn Chánh" w:date="2021-03-30T23:16:00Z">
            <w:r w:rsidR="00F41AE9">
              <w:rPr>
                <w:b/>
                <w:bCs/>
                <w:noProof/>
              </w:rPr>
              <w:t>Error! Hyperlink reference not valid.</w:t>
            </w:r>
          </w:ins>
          <w:del w:id="242" w:author="Mai Văn Chánh" w:date="2021-03-30T22:37:00Z">
            <w:r w:rsidR="00400B0A" w:rsidRPr="00A622DF" w:rsidDel="00020A75">
              <w:rPr>
                <w:rStyle w:val="Hyperlink"/>
                <w:rFonts w:ascii="Times New Roman" w:hAnsi="Times New Roman" w:cs="Times New Roman"/>
                <w:b/>
                <w:noProof/>
                <w:sz w:val="26"/>
                <w:szCs w:val="26"/>
                <w:lang w:val="vi-VN"/>
              </w:rPr>
              <w:delText>3.1.1. Màn hình Đăng nhập</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_Toc55581432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17</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6B46719E" w14:textId="24CCEA19" w:rsidR="00400B0A" w:rsidRPr="00A622DF" w:rsidDel="00020A75" w:rsidRDefault="007F603A">
          <w:pPr>
            <w:pStyle w:val="TOC3"/>
            <w:tabs>
              <w:tab w:val="right" w:leader="dot" w:pos="9061"/>
            </w:tabs>
            <w:rPr>
              <w:del w:id="243" w:author="Mai Văn Chánh" w:date="2021-03-30T22:37:00Z"/>
              <w:rFonts w:ascii="Times New Roman" w:hAnsi="Times New Roman" w:cs="Times New Roman"/>
              <w:i w:val="0"/>
              <w:iCs w:val="0"/>
              <w:noProof/>
              <w:sz w:val="26"/>
              <w:szCs w:val="26"/>
            </w:rPr>
          </w:pPr>
          <w:del w:id="244" w:author="Mai Văn Chánh" w:date="2021-03-30T22:37:00Z">
            <w:r w:rsidDel="00020A75">
              <w:rPr>
                <w:noProof/>
              </w:rPr>
              <w:fldChar w:fldCharType="begin"/>
            </w:r>
            <w:r w:rsidDel="00020A75">
              <w:rPr>
                <w:noProof/>
              </w:rPr>
              <w:delInstrText xml:space="preserve"> HYPERLINK \l "_Toc55581433" </w:delInstrText>
            </w:r>
            <w:r w:rsidDel="00020A75">
              <w:rPr>
                <w:noProof/>
              </w:rPr>
              <w:fldChar w:fldCharType="separate"/>
            </w:r>
          </w:del>
          <w:ins w:id="245" w:author="Mai Văn Chánh" w:date="2021-03-30T23:16:00Z">
            <w:r w:rsidR="00F41AE9">
              <w:rPr>
                <w:b/>
                <w:bCs/>
                <w:noProof/>
              </w:rPr>
              <w:t>Error! Hyperlink reference not valid.</w:t>
            </w:r>
          </w:ins>
          <w:del w:id="246" w:author="Mai Văn Chánh" w:date="2021-03-30T22:37:00Z">
            <w:r w:rsidR="00400B0A" w:rsidRPr="00A622DF" w:rsidDel="00020A75">
              <w:rPr>
                <w:rStyle w:val="Hyperlink"/>
                <w:rFonts w:ascii="Times New Roman" w:hAnsi="Times New Roman" w:cs="Times New Roman"/>
                <w:b/>
                <w:noProof/>
                <w:sz w:val="26"/>
                <w:szCs w:val="26"/>
                <w:lang w:val="vi-VN"/>
              </w:rPr>
              <w:delText>3.1.2. Màn hình Danh sách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_Toc55581433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17</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881B8F5" w14:textId="2656D07C" w:rsidR="00400B0A" w:rsidRPr="00A622DF" w:rsidDel="00020A75" w:rsidRDefault="007F603A">
          <w:pPr>
            <w:pStyle w:val="TOC3"/>
            <w:tabs>
              <w:tab w:val="right" w:leader="dot" w:pos="9061"/>
            </w:tabs>
            <w:rPr>
              <w:del w:id="247" w:author="Mai Văn Chánh" w:date="2021-03-30T22:37:00Z"/>
              <w:rFonts w:ascii="Times New Roman" w:hAnsi="Times New Roman" w:cs="Times New Roman"/>
              <w:i w:val="0"/>
              <w:iCs w:val="0"/>
              <w:noProof/>
              <w:sz w:val="26"/>
              <w:szCs w:val="26"/>
            </w:rPr>
          </w:pPr>
          <w:del w:id="248" w:author="Mai Văn Chánh" w:date="2021-03-30T22:37:00Z">
            <w:r w:rsidDel="00020A75">
              <w:rPr>
                <w:noProof/>
              </w:rPr>
              <w:fldChar w:fldCharType="begin"/>
            </w:r>
            <w:r w:rsidDel="00020A75">
              <w:rPr>
                <w:noProof/>
              </w:rPr>
              <w:delInstrText xml:space="preserve"> HYPERLINK \l "_Toc55581434" </w:delInstrText>
            </w:r>
            <w:r w:rsidDel="00020A75">
              <w:rPr>
                <w:noProof/>
              </w:rPr>
              <w:fldChar w:fldCharType="separate"/>
            </w:r>
          </w:del>
          <w:ins w:id="249" w:author="Mai Văn Chánh" w:date="2021-03-30T23:16:00Z">
            <w:r w:rsidR="00F41AE9">
              <w:rPr>
                <w:b/>
                <w:bCs/>
                <w:noProof/>
              </w:rPr>
              <w:t>Error! Hyperlink reference not valid.</w:t>
            </w:r>
          </w:ins>
          <w:del w:id="250" w:author="Mai Văn Chánh" w:date="2021-03-30T22:37:00Z">
            <w:r w:rsidR="00400B0A" w:rsidRPr="00A622DF" w:rsidDel="00020A75">
              <w:rPr>
                <w:rStyle w:val="Hyperlink"/>
                <w:rFonts w:ascii="Times New Roman" w:hAnsi="Times New Roman" w:cs="Times New Roman"/>
                <w:b/>
                <w:noProof/>
                <w:sz w:val="26"/>
                <w:szCs w:val="26"/>
                <w:lang w:val="vi-VN"/>
              </w:rPr>
              <w:delText>3.1.3. Màn hình Thêm - Sửa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_Toc55581434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18</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73A13A89" w14:textId="7C6B9866" w:rsidR="00400B0A" w:rsidRPr="00A622DF" w:rsidDel="00020A75" w:rsidRDefault="007F603A">
          <w:pPr>
            <w:pStyle w:val="TOC3"/>
            <w:tabs>
              <w:tab w:val="right" w:leader="dot" w:pos="9061"/>
            </w:tabs>
            <w:rPr>
              <w:del w:id="251" w:author="Mai Văn Chánh" w:date="2021-03-30T22:37:00Z"/>
              <w:rFonts w:ascii="Times New Roman" w:hAnsi="Times New Roman" w:cs="Times New Roman"/>
              <w:i w:val="0"/>
              <w:iCs w:val="0"/>
              <w:noProof/>
              <w:sz w:val="26"/>
              <w:szCs w:val="26"/>
            </w:rPr>
          </w:pPr>
          <w:del w:id="252" w:author="Mai Văn Chánh" w:date="2021-03-30T22:37:00Z">
            <w:r w:rsidDel="00020A75">
              <w:rPr>
                <w:noProof/>
              </w:rPr>
              <w:fldChar w:fldCharType="begin"/>
            </w:r>
            <w:r w:rsidDel="00020A75">
              <w:rPr>
                <w:noProof/>
              </w:rPr>
              <w:delInstrText xml:space="preserve"> HYPERLINK \l "_Toc55581435" </w:delInstrText>
            </w:r>
            <w:r w:rsidDel="00020A75">
              <w:rPr>
                <w:noProof/>
              </w:rPr>
              <w:fldChar w:fldCharType="separate"/>
            </w:r>
          </w:del>
          <w:ins w:id="253" w:author="Mai Văn Chánh" w:date="2021-03-30T23:16:00Z">
            <w:r w:rsidR="00F41AE9">
              <w:rPr>
                <w:b/>
                <w:bCs/>
                <w:noProof/>
              </w:rPr>
              <w:t>Error! Hyperlink reference not valid.</w:t>
            </w:r>
          </w:ins>
          <w:del w:id="254" w:author="Mai Văn Chánh" w:date="2021-03-30T22:37:00Z">
            <w:r w:rsidR="00400B0A" w:rsidRPr="00A622DF" w:rsidDel="00020A75">
              <w:rPr>
                <w:rStyle w:val="Hyperlink"/>
                <w:rFonts w:ascii="Times New Roman" w:hAnsi="Times New Roman" w:cs="Times New Roman"/>
                <w:b/>
                <w:noProof/>
                <w:sz w:val="26"/>
                <w:szCs w:val="26"/>
                <w:lang w:val="vi-VN"/>
              </w:rPr>
              <w:delText>3.1.4. Màn hình Xóa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_Toc55581435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B4F8811" w14:textId="2F2A8F9F" w:rsidR="00400B0A" w:rsidRPr="00A622DF" w:rsidDel="00020A75" w:rsidRDefault="007F603A">
          <w:pPr>
            <w:pStyle w:val="TOC3"/>
            <w:tabs>
              <w:tab w:val="right" w:leader="dot" w:pos="9061"/>
            </w:tabs>
            <w:rPr>
              <w:del w:id="255" w:author="Mai Văn Chánh" w:date="2021-03-30T22:37:00Z"/>
              <w:rFonts w:ascii="Times New Roman" w:hAnsi="Times New Roman" w:cs="Times New Roman"/>
              <w:i w:val="0"/>
              <w:iCs w:val="0"/>
              <w:noProof/>
              <w:sz w:val="26"/>
              <w:szCs w:val="26"/>
            </w:rPr>
          </w:pPr>
          <w:del w:id="256" w:author="Mai Văn Chánh" w:date="2021-03-30T22:37:00Z">
            <w:r w:rsidDel="00020A75">
              <w:rPr>
                <w:noProof/>
              </w:rPr>
              <w:fldChar w:fldCharType="begin"/>
            </w:r>
            <w:r w:rsidDel="00020A75">
              <w:rPr>
                <w:noProof/>
              </w:rPr>
              <w:delInstrText xml:space="preserve"> HYPERLINK \l "_Toc55581436" </w:delInstrText>
            </w:r>
            <w:r w:rsidDel="00020A75">
              <w:rPr>
                <w:noProof/>
              </w:rPr>
              <w:fldChar w:fldCharType="separate"/>
            </w:r>
          </w:del>
          <w:ins w:id="257" w:author="Mai Văn Chánh" w:date="2021-03-30T23:16:00Z">
            <w:r w:rsidR="00F41AE9">
              <w:rPr>
                <w:b/>
                <w:bCs/>
                <w:noProof/>
              </w:rPr>
              <w:t>Error! Hyperlink reference not valid.</w:t>
            </w:r>
          </w:ins>
          <w:del w:id="258" w:author="Mai Văn Chánh" w:date="2021-03-30T22:37:00Z">
            <w:r w:rsidR="00400B0A" w:rsidRPr="00A622DF" w:rsidDel="00020A75">
              <w:rPr>
                <w:rStyle w:val="Hyperlink"/>
                <w:rFonts w:ascii="Times New Roman" w:hAnsi="Times New Roman" w:cs="Times New Roman"/>
                <w:b/>
                <w:noProof/>
                <w:sz w:val="26"/>
                <w:szCs w:val="26"/>
                <w:lang w:val="vi-VN"/>
              </w:rPr>
              <w:delText>3.1.5. Màn hình Chi tiết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_Toc55581436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21</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523B60B" w14:textId="0BC940A6" w:rsidR="00400B0A" w:rsidRPr="00A622DF" w:rsidDel="00020A75" w:rsidRDefault="007F603A">
          <w:pPr>
            <w:pStyle w:val="TOC2"/>
            <w:tabs>
              <w:tab w:val="right" w:leader="dot" w:pos="9061"/>
            </w:tabs>
            <w:rPr>
              <w:del w:id="259" w:author="Mai Văn Chánh" w:date="2021-03-30T22:37:00Z"/>
              <w:rFonts w:ascii="Times New Roman" w:hAnsi="Times New Roman" w:cs="Times New Roman"/>
              <w:smallCaps w:val="0"/>
              <w:noProof/>
              <w:sz w:val="26"/>
              <w:szCs w:val="26"/>
            </w:rPr>
          </w:pPr>
          <w:del w:id="260" w:author="Mai Văn Chánh" w:date="2021-03-30T22:37:00Z">
            <w:r w:rsidDel="00020A75">
              <w:rPr>
                <w:noProof/>
              </w:rPr>
              <w:fldChar w:fldCharType="begin"/>
            </w:r>
            <w:r w:rsidDel="00020A75">
              <w:rPr>
                <w:noProof/>
              </w:rPr>
              <w:delInstrText xml:space="preserve"> HYPERLINK \l "_Toc55581437" </w:delInstrText>
            </w:r>
            <w:r w:rsidDel="00020A75">
              <w:rPr>
                <w:noProof/>
              </w:rPr>
              <w:fldChar w:fldCharType="separate"/>
            </w:r>
          </w:del>
          <w:ins w:id="261" w:author="Mai Văn Chánh" w:date="2021-03-30T23:16:00Z">
            <w:r w:rsidR="00F41AE9">
              <w:rPr>
                <w:b/>
                <w:bCs/>
                <w:noProof/>
              </w:rPr>
              <w:t>Error! Hyperlink reference not valid.</w:t>
            </w:r>
          </w:ins>
          <w:del w:id="262" w:author="Mai Văn Chánh" w:date="2021-03-30T22:37:00Z">
            <w:r w:rsidR="00400B0A" w:rsidRPr="00A622DF" w:rsidDel="00020A75">
              <w:rPr>
                <w:rStyle w:val="Hyperlink"/>
                <w:rFonts w:ascii="Times New Roman" w:hAnsi="Times New Roman" w:cs="Times New Roman"/>
                <w:b/>
                <w:noProof/>
                <w:sz w:val="26"/>
                <w:szCs w:val="26"/>
                <w:lang w:val="vi-VN"/>
              </w:rPr>
              <w:delText>3.2. Demo ứng dụng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_Toc55581437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22</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460B6A82" w14:textId="236D343B" w:rsidR="00400B0A" w:rsidRPr="00A622DF" w:rsidDel="00020A75" w:rsidRDefault="007F603A">
          <w:pPr>
            <w:pStyle w:val="TOC3"/>
            <w:tabs>
              <w:tab w:val="right" w:leader="dot" w:pos="9061"/>
            </w:tabs>
            <w:rPr>
              <w:del w:id="263" w:author="Mai Văn Chánh" w:date="2021-03-30T22:37:00Z"/>
              <w:rFonts w:ascii="Times New Roman" w:hAnsi="Times New Roman" w:cs="Times New Roman"/>
              <w:i w:val="0"/>
              <w:iCs w:val="0"/>
              <w:noProof/>
              <w:sz w:val="26"/>
              <w:szCs w:val="26"/>
            </w:rPr>
          </w:pPr>
          <w:del w:id="264" w:author="Mai Văn Chánh" w:date="2021-03-30T22:37:00Z">
            <w:r w:rsidDel="00020A75">
              <w:rPr>
                <w:noProof/>
              </w:rPr>
              <w:fldChar w:fldCharType="begin"/>
            </w:r>
            <w:r w:rsidDel="00020A75">
              <w:rPr>
                <w:noProof/>
              </w:rPr>
              <w:delInstrText xml:space="preserve"> HYPERLINK \l "_Toc55581438" </w:delInstrText>
            </w:r>
            <w:r w:rsidDel="00020A75">
              <w:rPr>
                <w:noProof/>
              </w:rPr>
              <w:fldChar w:fldCharType="separate"/>
            </w:r>
          </w:del>
          <w:ins w:id="265" w:author="Mai Văn Chánh" w:date="2021-03-30T23:16:00Z">
            <w:r w:rsidR="00F41AE9">
              <w:rPr>
                <w:b/>
                <w:bCs/>
                <w:noProof/>
              </w:rPr>
              <w:t>Error! Hyperlink reference not valid.</w:t>
            </w:r>
          </w:ins>
          <w:del w:id="266" w:author="Mai Văn Chánh" w:date="2021-03-30T22:37:00Z">
            <w:r w:rsidR="00400B0A" w:rsidRPr="00A622DF" w:rsidDel="00020A75">
              <w:rPr>
                <w:rStyle w:val="Hyperlink"/>
                <w:rFonts w:ascii="Times New Roman" w:hAnsi="Times New Roman" w:cs="Times New Roman"/>
                <w:b/>
                <w:noProof/>
                <w:sz w:val="26"/>
                <w:szCs w:val="26"/>
                <w:lang w:val="vi-VN"/>
              </w:rPr>
              <w:delText>3.2.1. Màn hình Đăng nhập</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_Toc55581438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22</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3F01E501" w14:textId="65551C20" w:rsidR="00400B0A" w:rsidRPr="00A622DF" w:rsidDel="00020A75" w:rsidRDefault="007F603A">
          <w:pPr>
            <w:pStyle w:val="TOC3"/>
            <w:tabs>
              <w:tab w:val="right" w:leader="dot" w:pos="9061"/>
            </w:tabs>
            <w:rPr>
              <w:del w:id="267" w:author="Mai Văn Chánh" w:date="2021-03-30T22:37:00Z"/>
              <w:rFonts w:ascii="Times New Roman" w:hAnsi="Times New Roman" w:cs="Times New Roman"/>
              <w:i w:val="0"/>
              <w:iCs w:val="0"/>
              <w:noProof/>
              <w:sz w:val="26"/>
              <w:szCs w:val="26"/>
            </w:rPr>
          </w:pPr>
          <w:del w:id="268" w:author="Mai Văn Chánh" w:date="2021-03-30T22:37:00Z">
            <w:r w:rsidDel="00020A75">
              <w:rPr>
                <w:noProof/>
              </w:rPr>
              <w:fldChar w:fldCharType="begin"/>
            </w:r>
            <w:r w:rsidDel="00020A75">
              <w:rPr>
                <w:noProof/>
              </w:rPr>
              <w:delInstrText xml:space="preserve"> HYPERLINK \l "_Toc55581439" </w:delInstrText>
            </w:r>
            <w:r w:rsidDel="00020A75">
              <w:rPr>
                <w:noProof/>
              </w:rPr>
              <w:fldChar w:fldCharType="separate"/>
            </w:r>
          </w:del>
          <w:ins w:id="269" w:author="Mai Văn Chánh" w:date="2021-03-30T23:16:00Z">
            <w:r w:rsidR="00F41AE9">
              <w:rPr>
                <w:b/>
                <w:bCs/>
                <w:noProof/>
              </w:rPr>
              <w:t>Error! Hyperlink reference not valid.</w:t>
            </w:r>
          </w:ins>
          <w:del w:id="270" w:author="Mai Văn Chánh" w:date="2021-03-30T22:37:00Z">
            <w:r w:rsidR="00400B0A" w:rsidRPr="00A622DF" w:rsidDel="00020A75">
              <w:rPr>
                <w:rStyle w:val="Hyperlink"/>
                <w:rFonts w:ascii="Times New Roman" w:hAnsi="Times New Roman" w:cs="Times New Roman"/>
                <w:b/>
                <w:noProof/>
                <w:sz w:val="26"/>
                <w:szCs w:val="26"/>
                <w:lang w:val="vi-VN"/>
              </w:rPr>
              <w:delText>3.2.2. Màn hình Thêm - Sửa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_Toc55581439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22</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46BB20CB" w14:textId="5E24B31C" w:rsidR="00400B0A" w:rsidRPr="00A622DF" w:rsidDel="00020A75" w:rsidRDefault="007F603A">
          <w:pPr>
            <w:pStyle w:val="TOC3"/>
            <w:tabs>
              <w:tab w:val="right" w:leader="dot" w:pos="9061"/>
            </w:tabs>
            <w:rPr>
              <w:del w:id="271" w:author="Mai Văn Chánh" w:date="2021-03-30T22:37:00Z"/>
              <w:rFonts w:ascii="Times New Roman" w:hAnsi="Times New Roman" w:cs="Times New Roman"/>
              <w:i w:val="0"/>
              <w:iCs w:val="0"/>
              <w:noProof/>
              <w:sz w:val="26"/>
              <w:szCs w:val="26"/>
            </w:rPr>
          </w:pPr>
          <w:del w:id="272" w:author="Mai Văn Chánh" w:date="2021-03-30T22:37:00Z">
            <w:r w:rsidDel="00020A75">
              <w:rPr>
                <w:noProof/>
              </w:rPr>
              <w:fldChar w:fldCharType="begin"/>
            </w:r>
            <w:r w:rsidDel="00020A75">
              <w:rPr>
                <w:noProof/>
              </w:rPr>
              <w:delInstrText xml:space="preserve"> HYPERLINK \l "_Toc55581440" </w:delInstrText>
            </w:r>
            <w:r w:rsidDel="00020A75">
              <w:rPr>
                <w:noProof/>
              </w:rPr>
              <w:fldChar w:fldCharType="separate"/>
            </w:r>
          </w:del>
          <w:ins w:id="273" w:author="Mai Văn Chánh" w:date="2021-03-30T23:16:00Z">
            <w:r w:rsidR="00F41AE9">
              <w:rPr>
                <w:b/>
                <w:bCs/>
                <w:noProof/>
              </w:rPr>
              <w:t>Error! Hyperlink reference not valid.</w:t>
            </w:r>
          </w:ins>
          <w:del w:id="274" w:author="Mai Văn Chánh" w:date="2021-03-30T22:37:00Z">
            <w:r w:rsidR="00400B0A" w:rsidRPr="00A622DF" w:rsidDel="00020A75">
              <w:rPr>
                <w:rStyle w:val="Hyperlink"/>
                <w:rFonts w:ascii="Times New Roman" w:hAnsi="Times New Roman" w:cs="Times New Roman"/>
                <w:b/>
                <w:noProof/>
                <w:sz w:val="26"/>
                <w:szCs w:val="26"/>
                <w:lang w:val="vi-VN"/>
              </w:rPr>
              <w:delText>3.2.3. Màn hình Xóa công việc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_Toc55581440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22</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13E5E5E3" w14:textId="08F84084" w:rsidR="00400B0A" w:rsidRPr="00A622DF" w:rsidDel="00020A75" w:rsidRDefault="007F603A">
          <w:pPr>
            <w:pStyle w:val="TOC1"/>
            <w:tabs>
              <w:tab w:val="right" w:leader="dot" w:pos="9061"/>
            </w:tabs>
            <w:rPr>
              <w:del w:id="275" w:author="Mai Văn Chánh" w:date="2021-03-30T22:37:00Z"/>
              <w:rFonts w:ascii="Times New Roman" w:hAnsi="Times New Roman" w:cs="Times New Roman"/>
              <w:b w:val="0"/>
              <w:bCs w:val="0"/>
              <w:caps w:val="0"/>
              <w:noProof/>
              <w:sz w:val="26"/>
              <w:szCs w:val="26"/>
            </w:rPr>
          </w:pPr>
          <w:del w:id="276" w:author="Mai Văn Chánh" w:date="2021-03-30T22:37:00Z">
            <w:r w:rsidDel="00020A75">
              <w:rPr>
                <w:noProof/>
              </w:rPr>
              <w:fldChar w:fldCharType="begin"/>
            </w:r>
            <w:r w:rsidDel="00020A75">
              <w:rPr>
                <w:noProof/>
              </w:rPr>
              <w:delInstrText xml:space="preserve"> HYPERLINK \l "_Toc55581441" </w:delInstrText>
            </w:r>
            <w:r w:rsidDel="00020A75">
              <w:rPr>
                <w:noProof/>
              </w:rPr>
              <w:fldChar w:fldCharType="separate"/>
            </w:r>
          </w:del>
          <w:ins w:id="277" w:author="Mai Văn Chánh" w:date="2021-03-30T23:16:00Z">
            <w:r w:rsidR="00F41AE9">
              <w:rPr>
                <w:b w:val="0"/>
                <w:bCs w:val="0"/>
                <w:noProof/>
              </w:rPr>
              <w:t>Error! Hyperlink reference not valid.</w:t>
            </w:r>
          </w:ins>
          <w:del w:id="278" w:author="Mai Văn Chánh" w:date="2021-03-30T22:37:00Z">
            <w:r w:rsidR="00400B0A" w:rsidRPr="00A622DF" w:rsidDel="00020A75">
              <w:rPr>
                <w:rStyle w:val="Hyperlink"/>
                <w:rFonts w:ascii="Times New Roman" w:hAnsi="Times New Roman" w:cs="Times New Roman"/>
                <w:noProof/>
                <w:sz w:val="26"/>
                <w:szCs w:val="26"/>
                <w:lang w:val="vi-VN"/>
              </w:rPr>
              <w:delText>CHƯƠNG 4: KẾT LUẬN VÀ HƯỚNG PHÁT TRIỂN</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_Toc55581441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75B0FCA5" w14:textId="5848344C" w:rsidR="00400B0A" w:rsidRPr="00A622DF" w:rsidDel="00020A75" w:rsidRDefault="007F603A">
          <w:pPr>
            <w:pStyle w:val="TOC2"/>
            <w:tabs>
              <w:tab w:val="right" w:leader="dot" w:pos="9061"/>
            </w:tabs>
            <w:rPr>
              <w:del w:id="279" w:author="Mai Văn Chánh" w:date="2021-03-30T22:37:00Z"/>
              <w:rFonts w:ascii="Times New Roman" w:hAnsi="Times New Roman" w:cs="Times New Roman"/>
              <w:smallCaps w:val="0"/>
              <w:noProof/>
              <w:sz w:val="26"/>
              <w:szCs w:val="26"/>
            </w:rPr>
          </w:pPr>
          <w:del w:id="280" w:author="Mai Văn Chánh" w:date="2021-03-30T22:37:00Z">
            <w:r w:rsidDel="00020A75">
              <w:rPr>
                <w:noProof/>
              </w:rPr>
              <w:fldChar w:fldCharType="begin"/>
            </w:r>
            <w:r w:rsidDel="00020A75">
              <w:rPr>
                <w:noProof/>
              </w:rPr>
              <w:delInstrText xml:space="preserve"> HYPERLINK \l "_Toc55581442" </w:delInstrText>
            </w:r>
            <w:r w:rsidDel="00020A75">
              <w:rPr>
                <w:noProof/>
              </w:rPr>
              <w:fldChar w:fldCharType="separate"/>
            </w:r>
          </w:del>
          <w:ins w:id="281" w:author="Mai Văn Chánh" w:date="2021-03-30T23:16:00Z">
            <w:r w:rsidR="00F41AE9">
              <w:rPr>
                <w:b/>
                <w:bCs/>
                <w:noProof/>
              </w:rPr>
              <w:t>Error! Hyperlink reference not valid.</w:t>
            </w:r>
          </w:ins>
          <w:del w:id="282" w:author="Mai Văn Chánh" w:date="2021-03-30T22:37:00Z">
            <w:r w:rsidR="00400B0A" w:rsidRPr="00A622DF" w:rsidDel="00020A75">
              <w:rPr>
                <w:rStyle w:val="Hyperlink"/>
                <w:rFonts w:ascii="Times New Roman" w:hAnsi="Times New Roman" w:cs="Times New Roman"/>
                <w:b/>
                <w:noProof/>
                <w:sz w:val="26"/>
                <w:szCs w:val="26"/>
                <w:lang w:val="vi-VN"/>
              </w:rPr>
              <w:delText>4.1. Kết luận</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_Toc55581442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1D93536" w14:textId="7AC67FA4" w:rsidR="00400B0A" w:rsidRPr="00A622DF" w:rsidDel="00020A75" w:rsidRDefault="007F603A">
          <w:pPr>
            <w:pStyle w:val="TOC3"/>
            <w:tabs>
              <w:tab w:val="right" w:leader="dot" w:pos="9061"/>
            </w:tabs>
            <w:rPr>
              <w:del w:id="283" w:author="Mai Văn Chánh" w:date="2021-03-30T22:37:00Z"/>
              <w:rFonts w:ascii="Times New Roman" w:hAnsi="Times New Roman" w:cs="Times New Roman"/>
              <w:i w:val="0"/>
              <w:iCs w:val="0"/>
              <w:noProof/>
              <w:sz w:val="26"/>
              <w:szCs w:val="26"/>
            </w:rPr>
          </w:pPr>
          <w:del w:id="284" w:author="Mai Văn Chánh" w:date="2021-03-30T22:37:00Z">
            <w:r w:rsidDel="00020A75">
              <w:rPr>
                <w:noProof/>
              </w:rPr>
              <w:fldChar w:fldCharType="begin"/>
            </w:r>
            <w:r w:rsidDel="00020A75">
              <w:rPr>
                <w:noProof/>
              </w:rPr>
              <w:delInstrText xml:space="preserve"> HYPERLINK \l "_Toc55581443" </w:delInstrText>
            </w:r>
            <w:r w:rsidDel="00020A75">
              <w:rPr>
                <w:noProof/>
              </w:rPr>
              <w:fldChar w:fldCharType="separate"/>
            </w:r>
          </w:del>
          <w:ins w:id="285" w:author="Mai Văn Chánh" w:date="2021-03-30T23:16:00Z">
            <w:r w:rsidR="00F41AE9">
              <w:rPr>
                <w:b/>
                <w:bCs/>
                <w:noProof/>
              </w:rPr>
              <w:t>Error! Hyperlink reference not valid.</w:t>
            </w:r>
          </w:ins>
          <w:del w:id="286" w:author="Mai Văn Chánh" w:date="2021-03-30T22:37:00Z">
            <w:r w:rsidR="00400B0A" w:rsidRPr="00A622DF" w:rsidDel="00020A75">
              <w:rPr>
                <w:rStyle w:val="Hyperlink"/>
                <w:rFonts w:ascii="Times New Roman" w:hAnsi="Times New Roman" w:cs="Times New Roman"/>
                <w:b/>
                <w:noProof/>
                <w:sz w:val="26"/>
                <w:szCs w:val="26"/>
                <w:lang w:val="vi-VN"/>
              </w:rPr>
              <w:delText>4.1.1. Các chức năng ứng dụng đã làm được</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_Toc55581443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4DB286B" w14:textId="3AFB6DF6" w:rsidR="00400B0A" w:rsidRPr="00A622DF" w:rsidDel="00020A75" w:rsidRDefault="007F603A">
          <w:pPr>
            <w:pStyle w:val="TOC3"/>
            <w:tabs>
              <w:tab w:val="right" w:leader="dot" w:pos="9061"/>
            </w:tabs>
            <w:rPr>
              <w:del w:id="287" w:author="Mai Văn Chánh" w:date="2021-03-30T22:37:00Z"/>
              <w:rFonts w:ascii="Times New Roman" w:hAnsi="Times New Roman" w:cs="Times New Roman"/>
              <w:i w:val="0"/>
              <w:iCs w:val="0"/>
              <w:noProof/>
              <w:sz w:val="26"/>
              <w:szCs w:val="26"/>
            </w:rPr>
          </w:pPr>
          <w:del w:id="288" w:author="Mai Văn Chánh" w:date="2021-03-30T22:37:00Z">
            <w:r w:rsidDel="00020A75">
              <w:rPr>
                <w:noProof/>
              </w:rPr>
              <w:fldChar w:fldCharType="begin"/>
            </w:r>
            <w:r w:rsidDel="00020A75">
              <w:rPr>
                <w:noProof/>
              </w:rPr>
              <w:delInstrText xml:space="preserve"> HYPERLINK \l "_Toc55581444" </w:delInstrText>
            </w:r>
            <w:r w:rsidDel="00020A75">
              <w:rPr>
                <w:noProof/>
              </w:rPr>
              <w:fldChar w:fldCharType="separate"/>
            </w:r>
          </w:del>
          <w:ins w:id="289" w:author="Mai Văn Chánh" w:date="2021-03-30T23:16:00Z">
            <w:r w:rsidR="00F41AE9">
              <w:rPr>
                <w:b/>
                <w:bCs/>
                <w:noProof/>
              </w:rPr>
              <w:t>Error! Hyperlink reference not valid.</w:t>
            </w:r>
          </w:ins>
          <w:del w:id="290" w:author="Mai Văn Chánh" w:date="2021-03-30T22:37:00Z">
            <w:r w:rsidR="00400B0A" w:rsidRPr="00A622DF" w:rsidDel="00020A75">
              <w:rPr>
                <w:rStyle w:val="Hyperlink"/>
                <w:rFonts w:ascii="Times New Roman" w:hAnsi="Times New Roman" w:cs="Times New Roman"/>
                <w:b/>
                <w:noProof/>
                <w:sz w:val="26"/>
                <w:szCs w:val="26"/>
                <w:lang w:val="vi-VN"/>
              </w:rPr>
              <w:delText>4.1.2. Hạn chế của ứng dụng</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_Toc55581444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06AA5582" w14:textId="209CE281" w:rsidR="00400B0A" w:rsidRPr="00A622DF" w:rsidDel="00020A75" w:rsidRDefault="007F603A">
          <w:pPr>
            <w:pStyle w:val="TOC2"/>
            <w:tabs>
              <w:tab w:val="right" w:leader="dot" w:pos="9061"/>
            </w:tabs>
            <w:rPr>
              <w:del w:id="291" w:author="Mai Văn Chánh" w:date="2021-03-30T22:37:00Z"/>
              <w:rFonts w:ascii="Times New Roman" w:hAnsi="Times New Roman" w:cs="Times New Roman"/>
              <w:smallCaps w:val="0"/>
              <w:noProof/>
              <w:sz w:val="26"/>
              <w:szCs w:val="26"/>
            </w:rPr>
          </w:pPr>
          <w:del w:id="292" w:author="Mai Văn Chánh" w:date="2021-03-30T22:37:00Z">
            <w:r w:rsidDel="00020A75">
              <w:rPr>
                <w:noProof/>
              </w:rPr>
              <w:fldChar w:fldCharType="begin"/>
            </w:r>
            <w:r w:rsidDel="00020A75">
              <w:rPr>
                <w:noProof/>
              </w:rPr>
              <w:delInstrText xml:space="preserve"> HYPERLINK \l "_Toc55581445" </w:delInstrText>
            </w:r>
            <w:r w:rsidDel="00020A75">
              <w:rPr>
                <w:noProof/>
              </w:rPr>
              <w:fldChar w:fldCharType="separate"/>
            </w:r>
          </w:del>
          <w:ins w:id="293" w:author="Mai Văn Chánh" w:date="2021-03-30T23:16:00Z">
            <w:r w:rsidR="00F41AE9">
              <w:rPr>
                <w:b/>
                <w:bCs/>
                <w:noProof/>
              </w:rPr>
              <w:t>Error! Hyperlink reference not valid.</w:t>
            </w:r>
          </w:ins>
          <w:del w:id="294" w:author="Mai Văn Chánh" w:date="2021-03-30T22:37:00Z">
            <w:r w:rsidR="00400B0A" w:rsidRPr="00A622DF" w:rsidDel="00020A75">
              <w:rPr>
                <w:rStyle w:val="Hyperlink"/>
                <w:rFonts w:ascii="Times New Roman" w:hAnsi="Times New Roman" w:cs="Times New Roman"/>
                <w:b/>
                <w:noProof/>
                <w:sz w:val="26"/>
                <w:szCs w:val="26"/>
                <w:lang w:val="vi-VN"/>
              </w:rPr>
              <w:delText>4.2. Hướng phát triển</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_Toc55581445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24</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4F9F1E63" w14:textId="44F0FE63" w:rsidR="00400B0A" w:rsidRPr="00A622DF" w:rsidDel="00020A75" w:rsidRDefault="007F603A">
          <w:pPr>
            <w:pStyle w:val="TOC1"/>
            <w:tabs>
              <w:tab w:val="right" w:leader="dot" w:pos="9061"/>
            </w:tabs>
            <w:rPr>
              <w:del w:id="295" w:author="Mai Văn Chánh" w:date="2021-03-30T22:37:00Z"/>
              <w:rFonts w:ascii="Times New Roman" w:hAnsi="Times New Roman" w:cs="Times New Roman"/>
              <w:b w:val="0"/>
              <w:bCs w:val="0"/>
              <w:caps w:val="0"/>
              <w:noProof/>
              <w:sz w:val="26"/>
              <w:szCs w:val="26"/>
            </w:rPr>
          </w:pPr>
          <w:del w:id="296" w:author="Mai Văn Chánh" w:date="2021-03-30T22:37:00Z">
            <w:r w:rsidDel="00020A75">
              <w:rPr>
                <w:noProof/>
              </w:rPr>
              <w:fldChar w:fldCharType="begin"/>
            </w:r>
            <w:r w:rsidDel="00020A75">
              <w:rPr>
                <w:noProof/>
              </w:rPr>
              <w:delInstrText xml:space="preserve"> HYPERLINK \l "_Toc55581446" </w:delInstrText>
            </w:r>
            <w:r w:rsidDel="00020A75">
              <w:rPr>
                <w:noProof/>
              </w:rPr>
              <w:fldChar w:fldCharType="separate"/>
            </w:r>
          </w:del>
          <w:ins w:id="297" w:author="Mai Văn Chánh" w:date="2021-03-30T23:16:00Z">
            <w:r w:rsidR="00F41AE9">
              <w:rPr>
                <w:b w:val="0"/>
                <w:bCs w:val="0"/>
                <w:noProof/>
              </w:rPr>
              <w:t>Error! Hyperlink reference not valid.</w:t>
            </w:r>
          </w:ins>
          <w:del w:id="298" w:author="Mai Văn Chánh" w:date="2021-03-30T22:37:00Z">
            <w:r w:rsidR="00400B0A" w:rsidRPr="00A622DF" w:rsidDel="00020A75">
              <w:rPr>
                <w:rStyle w:val="Hyperlink"/>
                <w:rFonts w:ascii="Times New Roman" w:hAnsi="Times New Roman" w:cs="Times New Roman"/>
                <w:noProof/>
                <w:sz w:val="26"/>
                <w:szCs w:val="26"/>
                <w:lang w:val="vi-VN"/>
              </w:rPr>
              <w:delText>TÀI LIỆU THAM KHẢO</w:delText>
            </w:r>
            <w:r w:rsidR="00400B0A" w:rsidRPr="00A622DF" w:rsidDel="00020A75">
              <w:rPr>
                <w:rFonts w:ascii="Times New Roman" w:hAnsi="Times New Roman" w:cs="Times New Roman"/>
                <w:noProof/>
                <w:webHidden/>
                <w:sz w:val="26"/>
                <w:szCs w:val="26"/>
              </w:rPr>
              <w:tab/>
            </w:r>
            <w:r w:rsidR="00400B0A" w:rsidRPr="00A622DF" w:rsidDel="00020A75">
              <w:rPr>
                <w:rFonts w:ascii="Times New Roman" w:hAnsi="Times New Roman" w:cs="Times New Roman"/>
                <w:noProof/>
                <w:webHidden/>
                <w:sz w:val="26"/>
                <w:szCs w:val="26"/>
              </w:rPr>
              <w:fldChar w:fldCharType="begin"/>
            </w:r>
            <w:r w:rsidR="00400B0A" w:rsidRPr="00A622DF" w:rsidDel="00020A75">
              <w:rPr>
                <w:rFonts w:ascii="Times New Roman" w:hAnsi="Times New Roman" w:cs="Times New Roman"/>
                <w:noProof/>
                <w:webHidden/>
                <w:sz w:val="26"/>
                <w:szCs w:val="26"/>
              </w:rPr>
              <w:delInstrText xml:space="preserve"> PAGEREF _Toc55581446 \h </w:delInstrText>
            </w:r>
            <w:r w:rsidR="00400B0A" w:rsidRPr="00A622DF" w:rsidDel="00020A75">
              <w:rPr>
                <w:rFonts w:ascii="Times New Roman" w:hAnsi="Times New Roman" w:cs="Times New Roman"/>
                <w:noProof/>
                <w:webHidden/>
                <w:sz w:val="26"/>
                <w:szCs w:val="26"/>
              </w:rPr>
            </w:r>
            <w:r w:rsidR="00400B0A" w:rsidRPr="00A622DF" w:rsidDel="00020A75">
              <w:rPr>
                <w:rFonts w:ascii="Times New Roman" w:hAnsi="Times New Roman" w:cs="Times New Roman"/>
                <w:noProof/>
                <w:webHidden/>
                <w:sz w:val="26"/>
                <w:szCs w:val="26"/>
              </w:rPr>
              <w:fldChar w:fldCharType="separate"/>
            </w:r>
            <w:r w:rsidR="00400B0A" w:rsidRPr="00A622DF" w:rsidDel="00020A75">
              <w:rPr>
                <w:rFonts w:ascii="Times New Roman" w:hAnsi="Times New Roman" w:cs="Times New Roman"/>
                <w:noProof/>
                <w:webHidden/>
                <w:sz w:val="26"/>
                <w:szCs w:val="26"/>
              </w:rPr>
              <w:delText>25</w:delText>
            </w:r>
            <w:r w:rsidR="00400B0A" w:rsidRPr="00A622DF" w:rsidDel="00020A75">
              <w:rPr>
                <w:rFonts w:ascii="Times New Roman" w:hAnsi="Times New Roman" w:cs="Times New Roman"/>
                <w:noProof/>
                <w:webHidden/>
                <w:sz w:val="26"/>
                <w:szCs w:val="26"/>
              </w:rPr>
              <w:fldChar w:fldCharType="end"/>
            </w:r>
            <w:r w:rsidDel="00020A75">
              <w:rPr>
                <w:rFonts w:ascii="Times New Roman" w:hAnsi="Times New Roman" w:cs="Times New Roman"/>
                <w:noProof/>
                <w:sz w:val="26"/>
                <w:szCs w:val="26"/>
              </w:rPr>
              <w:fldChar w:fldCharType="end"/>
            </w:r>
          </w:del>
        </w:p>
        <w:p w14:paraId="265DA4B7" w14:textId="77777777" w:rsidR="002C5C3C" w:rsidRPr="00A622DF" w:rsidRDefault="002C5C3C" w:rsidP="00650CA2">
          <w:pPr>
            <w:spacing w:line="276" w:lineRule="auto"/>
            <w:rPr>
              <w:rFonts w:ascii="Times New Roman" w:hAnsi="Times New Roman" w:cs="Times New Roman"/>
              <w:sz w:val="26"/>
              <w:szCs w:val="26"/>
            </w:rPr>
          </w:pPr>
          <w:r w:rsidRPr="00A622DF">
            <w:rPr>
              <w:rFonts w:ascii="Times New Roman" w:hAnsi="Times New Roman" w:cs="Times New Roman"/>
              <w:b/>
              <w:bCs/>
              <w:noProof/>
              <w:sz w:val="26"/>
              <w:szCs w:val="26"/>
            </w:rPr>
            <w:fldChar w:fldCharType="end"/>
          </w:r>
        </w:p>
      </w:sdtContent>
    </w:sdt>
    <w:p w14:paraId="7184D7C5" w14:textId="77777777" w:rsidR="00C3141D" w:rsidRPr="00A622DF" w:rsidRDefault="00C3141D" w:rsidP="00650CA2">
      <w:pPr>
        <w:pStyle w:val="TOC1"/>
        <w:spacing w:line="276" w:lineRule="auto"/>
        <w:rPr>
          <w:rFonts w:ascii="Times New Roman" w:eastAsiaTheme="majorEastAsia" w:hAnsi="Times New Roman" w:cs="Times New Roman"/>
          <w:color w:val="2E74B5" w:themeColor="accent1" w:themeShade="BF"/>
          <w:sz w:val="26"/>
          <w:szCs w:val="26"/>
          <w:lang w:val="vi-VN" w:eastAsia="en-US"/>
        </w:rPr>
      </w:pPr>
    </w:p>
    <w:p w14:paraId="105691DC" w14:textId="77777777" w:rsidR="007C6673" w:rsidRPr="00A622DF" w:rsidRDefault="007C6673" w:rsidP="00650CA2">
      <w:pPr>
        <w:spacing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br w:type="page"/>
      </w:r>
    </w:p>
    <w:p w14:paraId="642670F9" w14:textId="6AAB57B3" w:rsidR="007C6673" w:rsidRDefault="007C6673" w:rsidP="00650CA2">
      <w:pPr>
        <w:pStyle w:val="Heading1"/>
        <w:spacing w:line="276" w:lineRule="auto"/>
        <w:jc w:val="center"/>
        <w:rPr>
          <w:ins w:id="299" w:author="Mai Văn Chánh" w:date="2021-03-30T23:08:00Z"/>
          <w:rFonts w:ascii="Times New Roman" w:hAnsi="Times New Roman" w:cs="Times New Roman"/>
          <w:b/>
          <w:color w:val="auto"/>
          <w:sz w:val="26"/>
          <w:szCs w:val="26"/>
        </w:rPr>
      </w:pPr>
      <w:bookmarkStart w:id="300" w:name="_Toc68038622"/>
      <w:r w:rsidRPr="00A622DF">
        <w:rPr>
          <w:rFonts w:ascii="Times New Roman" w:hAnsi="Times New Roman" w:cs="Times New Roman"/>
          <w:b/>
          <w:color w:val="auto"/>
          <w:sz w:val="26"/>
          <w:szCs w:val="26"/>
          <w:lang w:val="vi-VN"/>
        </w:rPr>
        <w:lastRenderedPageBreak/>
        <w:t>DANH</w:t>
      </w:r>
      <w:r w:rsidR="00FC14F8" w:rsidRPr="00A622DF">
        <w:rPr>
          <w:rFonts w:ascii="Times New Roman" w:hAnsi="Times New Roman" w:cs="Times New Roman"/>
          <w:b/>
          <w:color w:val="auto"/>
          <w:sz w:val="26"/>
          <w:szCs w:val="26"/>
          <w:lang w:val="vi-VN"/>
        </w:rPr>
        <w:t xml:space="preserve"> </w:t>
      </w:r>
      <w:r w:rsidRPr="00A622DF">
        <w:rPr>
          <w:rFonts w:ascii="Times New Roman" w:hAnsi="Times New Roman" w:cs="Times New Roman"/>
          <w:b/>
          <w:color w:val="auto"/>
          <w:sz w:val="26"/>
          <w:szCs w:val="26"/>
          <w:lang w:val="vi-VN"/>
        </w:rPr>
        <w:t>SÁCH</w:t>
      </w:r>
      <w:r w:rsidR="00FC14F8" w:rsidRPr="00A622DF">
        <w:rPr>
          <w:rFonts w:ascii="Times New Roman" w:hAnsi="Times New Roman" w:cs="Times New Roman"/>
          <w:b/>
          <w:color w:val="auto"/>
          <w:sz w:val="26"/>
          <w:szCs w:val="26"/>
          <w:lang w:val="vi-VN"/>
        </w:rPr>
        <w:t xml:space="preserve"> </w:t>
      </w:r>
      <w:r w:rsidRPr="00A622DF">
        <w:rPr>
          <w:rFonts w:ascii="Times New Roman" w:hAnsi="Times New Roman" w:cs="Times New Roman"/>
          <w:b/>
          <w:color w:val="auto"/>
          <w:sz w:val="26"/>
          <w:szCs w:val="26"/>
          <w:lang w:val="vi-VN"/>
        </w:rPr>
        <w:t>HÌNH</w:t>
      </w:r>
      <w:bookmarkEnd w:id="300"/>
    </w:p>
    <w:p w14:paraId="74585DE3" w14:textId="5201723D" w:rsidR="009626DD" w:rsidRDefault="009626DD">
      <w:pPr>
        <w:pStyle w:val="TableofFigures"/>
        <w:tabs>
          <w:tab w:val="right" w:leader="dot" w:pos="9061"/>
        </w:tabs>
        <w:rPr>
          <w:ins w:id="301" w:author="Mai Văn Chánh" w:date="2021-03-30T23:08:00Z"/>
          <w:noProof/>
          <w:lang w:eastAsia="en-US"/>
        </w:rPr>
      </w:pPr>
      <w:ins w:id="302" w:author="Mai Văn Chánh" w:date="2021-03-30T23:08:00Z">
        <w:r>
          <w:fldChar w:fldCharType="begin"/>
        </w:r>
        <w:r>
          <w:instrText xml:space="preserve"> TOC \h \z \c "Hình " </w:instrText>
        </w:r>
      </w:ins>
      <w:r>
        <w:fldChar w:fldCharType="separate"/>
      </w:r>
      <w:ins w:id="303"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"_Toc68038117"</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1:Sơ đồ chức năng của ứng dụng</w:t>
        </w:r>
        <w:r>
          <w:rPr>
            <w:noProof/>
            <w:webHidden/>
          </w:rPr>
          <w:tab/>
        </w:r>
        <w:r>
          <w:rPr>
            <w:noProof/>
            <w:webHidden/>
          </w:rPr>
          <w:fldChar w:fldCharType="begin"/>
        </w:r>
        <w:r>
          <w:rPr>
            <w:noProof/>
            <w:webHidden/>
          </w:rPr>
          <w:instrText xml:space="preserve"> PAGEREF _Toc68038117 \h </w:instrText>
        </w:r>
        <w:r>
          <w:rPr>
            <w:noProof/>
            <w:webHidden/>
          </w:rPr>
        </w:r>
      </w:ins>
      <w:r>
        <w:rPr>
          <w:noProof/>
          <w:webHidden/>
        </w:rPr>
        <w:fldChar w:fldCharType="separate"/>
      </w:r>
      <w:ins w:id="304" w:author="Mai Văn Chánh" w:date="2021-03-30T23:08:00Z">
        <w:r>
          <w:rPr>
            <w:noProof/>
            <w:webHidden/>
          </w:rPr>
          <w:t>3</w:t>
        </w:r>
        <w:r>
          <w:rPr>
            <w:noProof/>
            <w:webHidden/>
          </w:rPr>
          <w:fldChar w:fldCharType="end"/>
        </w:r>
        <w:r w:rsidRPr="00DA42A3">
          <w:rPr>
            <w:rStyle w:val="Hyperlink"/>
            <w:noProof/>
          </w:rPr>
          <w:fldChar w:fldCharType="end"/>
        </w:r>
      </w:ins>
    </w:p>
    <w:p w14:paraId="7D16B3F7" w14:textId="0B64C208" w:rsidR="009626DD" w:rsidRDefault="009626DD">
      <w:pPr>
        <w:pStyle w:val="TableofFigures"/>
        <w:tabs>
          <w:tab w:val="right" w:leader="dot" w:pos="9061"/>
        </w:tabs>
        <w:rPr>
          <w:ins w:id="305" w:author="Mai Văn Chánh" w:date="2021-03-30T23:08:00Z"/>
          <w:noProof/>
          <w:lang w:eastAsia="en-US"/>
        </w:rPr>
      </w:pPr>
      <w:ins w:id="306"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"_Toc68038118"</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2:chức năng dăng nhập</w:t>
        </w:r>
        <w:r>
          <w:rPr>
            <w:noProof/>
            <w:webHidden/>
          </w:rPr>
          <w:tab/>
        </w:r>
        <w:r>
          <w:rPr>
            <w:noProof/>
            <w:webHidden/>
          </w:rPr>
          <w:fldChar w:fldCharType="begin"/>
        </w:r>
        <w:r>
          <w:rPr>
            <w:noProof/>
            <w:webHidden/>
          </w:rPr>
          <w:instrText xml:space="preserve"> PAGEREF _Toc68038118 \h </w:instrText>
        </w:r>
        <w:r>
          <w:rPr>
            <w:noProof/>
            <w:webHidden/>
          </w:rPr>
        </w:r>
      </w:ins>
      <w:r>
        <w:rPr>
          <w:noProof/>
          <w:webHidden/>
        </w:rPr>
        <w:fldChar w:fldCharType="separate"/>
      </w:r>
      <w:ins w:id="307" w:author="Mai Văn Chánh" w:date="2021-03-30T23:08:00Z">
        <w:r>
          <w:rPr>
            <w:noProof/>
            <w:webHidden/>
          </w:rPr>
          <w:t>4</w:t>
        </w:r>
        <w:r>
          <w:rPr>
            <w:noProof/>
            <w:webHidden/>
          </w:rPr>
          <w:fldChar w:fldCharType="end"/>
        </w:r>
        <w:r w:rsidRPr="00DA42A3">
          <w:rPr>
            <w:rStyle w:val="Hyperlink"/>
            <w:noProof/>
          </w:rPr>
          <w:fldChar w:fldCharType="end"/>
        </w:r>
      </w:ins>
    </w:p>
    <w:p w14:paraId="6B02F726" w14:textId="7430EEF8" w:rsidR="009626DD" w:rsidRDefault="009626DD">
      <w:pPr>
        <w:pStyle w:val="TableofFigures"/>
        <w:tabs>
          <w:tab w:val="right" w:leader="dot" w:pos="9061"/>
        </w:tabs>
        <w:rPr>
          <w:ins w:id="308" w:author="Mai Văn Chánh" w:date="2021-03-30T23:08:00Z"/>
          <w:noProof/>
          <w:lang w:eastAsia="en-US"/>
        </w:rPr>
      </w:pPr>
      <w:ins w:id="309"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"_Toc68038119"</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3:chức năng đăng ký tài khoản</w:t>
        </w:r>
        <w:r>
          <w:rPr>
            <w:noProof/>
            <w:webHidden/>
          </w:rPr>
          <w:tab/>
        </w:r>
        <w:r>
          <w:rPr>
            <w:noProof/>
            <w:webHidden/>
          </w:rPr>
          <w:fldChar w:fldCharType="begin"/>
        </w:r>
        <w:r>
          <w:rPr>
            <w:noProof/>
            <w:webHidden/>
          </w:rPr>
          <w:instrText xml:space="preserve"> PAGEREF _Toc68038119 \h </w:instrText>
        </w:r>
        <w:r>
          <w:rPr>
            <w:noProof/>
            <w:webHidden/>
          </w:rPr>
        </w:r>
      </w:ins>
      <w:r>
        <w:rPr>
          <w:noProof/>
          <w:webHidden/>
        </w:rPr>
        <w:fldChar w:fldCharType="separate"/>
      </w:r>
      <w:ins w:id="310" w:author="Mai Văn Chánh" w:date="2021-03-30T23:08:00Z">
        <w:r>
          <w:rPr>
            <w:noProof/>
            <w:webHidden/>
          </w:rPr>
          <w:t>5</w:t>
        </w:r>
        <w:r>
          <w:rPr>
            <w:noProof/>
            <w:webHidden/>
          </w:rPr>
          <w:fldChar w:fldCharType="end"/>
        </w:r>
        <w:r w:rsidRPr="00DA42A3">
          <w:rPr>
            <w:rStyle w:val="Hyperlink"/>
            <w:noProof/>
          </w:rPr>
          <w:fldChar w:fldCharType="end"/>
        </w:r>
      </w:ins>
    </w:p>
    <w:p w14:paraId="6BD066B6" w14:textId="532A4D34" w:rsidR="009626DD" w:rsidRDefault="009626DD">
      <w:pPr>
        <w:pStyle w:val="TableofFigures"/>
        <w:tabs>
          <w:tab w:val="right" w:leader="dot" w:pos="9061"/>
        </w:tabs>
        <w:rPr>
          <w:ins w:id="311" w:author="Mai Văn Chánh" w:date="2021-03-30T23:08:00Z"/>
          <w:noProof/>
          <w:lang w:eastAsia="en-US"/>
        </w:rPr>
      </w:pPr>
      <w:ins w:id="312"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"_Toc68038120"</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4:Trang chủ</w:t>
        </w:r>
        <w:r>
          <w:rPr>
            <w:noProof/>
            <w:webHidden/>
          </w:rPr>
          <w:tab/>
        </w:r>
        <w:r>
          <w:rPr>
            <w:noProof/>
            <w:webHidden/>
          </w:rPr>
          <w:fldChar w:fldCharType="begin"/>
        </w:r>
        <w:r>
          <w:rPr>
            <w:noProof/>
            <w:webHidden/>
          </w:rPr>
          <w:instrText xml:space="preserve"> PAGEREF _Toc68038120 \h </w:instrText>
        </w:r>
        <w:r>
          <w:rPr>
            <w:noProof/>
            <w:webHidden/>
          </w:rPr>
        </w:r>
      </w:ins>
      <w:r>
        <w:rPr>
          <w:noProof/>
          <w:webHidden/>
        </w:rPr>
        <w:fldChar w:fldCharType="separate"/>
      </w:r>
      <w:ins w:id="313" w:author="Mai Văn Chánh" w:date="2021-03-30T23:08:00Z">
        <w:r>
          <w:rPr>
            <w:noProof/>
            <w:webHidden/>
          </w:rPr>
          <w:t>6</w:t>
        </w:r>
        <w:r>
          <w:rPr>
            <w:noProof/>
            <w:webHidden/>
          </w:rPr>
          <w:fldChar w:fldCharType="end"/>
        </w:r>
        <w:r w:rsidRPr="00DA42A3">
          <w:rPr>
            <w:rStyle w:val="Hyperlink"/>
            <w:noProof/>
          </w:rPr>
          <w:fldChar w:fldCharType="end"/>
        </w:r>
      </w:ins>
    </w:p>
    <w:p w14:paraId="35014256" w14:textId="1E47466B" w:rsidR="009626DD" w:rsidRDefault="009626DD">
      <w:pPr>
        <w:pStyle w:val="TableofFigures"/>
        <w:tabs>
          <w:tab w:val="right" w:leader="dot" w:pos="9061"/>
        </w:tabs>
        <w:rPr>
          <w:ins w:id="314" w:author="Mai Văn Chánh" w:date="2021-03-30T23:08:00Z"/>
          <w:noProof/>
          <w:lang w:eastAsia="en-US"/>
        </w:rPr>
      </w:pPr>
      <w:ins w:id="315"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"_Toc68038121"</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5:chức năng nhập chi tiêu</w:t>
        </w:r>
        <w:r>
          <w:rPr>
            <w:noProof/>
            <w:webHidden/>
          </w:rPr>
          <w:tab/>
        </w:r>
        <w:r>
          <w:rPr>
            <w:noProof/>
            <w:webHidden/>
          </w:rPr>
          <w:fldChar w:fldCharType="begin"/>
        </w:r>
        <w:r>
          <w:rPr>
            <w:noProof/>
            <w:webHidden/>
          </w:rPr>
          <w:instrText xml:space="preserve"> PAGEREF _Toc68038121 \h </w:instrText>
        </w:r>
        <w:r>
          <w:rPr>
            <w:noProof/>
            <w:webHidden/>
          </w:rPr>
        </w:r>
      </w:ins>
      <w:r>
        <w:rPr>
          <w:noProof/>
          <w:webHidden/>
        </w:rPr>
        <w:fldChar w:fldCharType="separate"/>
      </w:r>
      <w:ins w:id="316" w:author="Mai Văn Chánh" w:date="2021-03-30T23:08:00Z">
        <w:r>
          <w:rPr>
            <w:noProof/>
            <w:webHidden/>
          </w:rPr>
          <w:t>7</w:t>
        </w:r>
        <w:r>
          <w:rPr>
            <w:noProof/>
            <w:webHidden/>
          </w:rPr>
          <w:fldChar w:fldCharType="end"/>
        </w:r>
        <w:r w:rsidRPr="00DA42A3">
          <w:rPr>
            <w:rStyle w:val="Hyperlink"/>
            <w:noProof/>
          </w:rPr>
          <w:fldChar w:fldCharType="end"/>
        </w:r>
      </w:ins>
    </w:p>
    <w:p w14:paraId="0C5ABE94" w14:textId="33B3D9BB" w:rsidR="009626DD" w:rsidRDefault="009626DD">
      <w:pPr>
        <w:pStyle w:val="TableofFigures"/>
        <w:tabs>
          <w:tab w:val="right" w:leader="dot" w:pos="9061"/>
        </w:tabs>
        <w:rPr>
          <w:ins w:id="317" w:author="Mai Văn Chánh" w:date="2021-03-30T23:08:00Z"/>
          <w:noProof/>
          <w:lang w:eastAsia="en-US"/>
        </w:rPr>
      </w:pPr>
      <w:ins w:id="318"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"_Toc68038122"</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6:chức năng nhập khoản thu</w:t>
        </w:r>
        <w:r>
          <w:rPr>
            <w:noProof/>
            <w:webHidden/>
          </w:rPr>
          <w:tab/>
        </w:r>
        <w:r>
          <w:rPr>
            <w:noProof/>
            <w:webHidden/>
          </w:rPr>
          <w:fldChar w:fldCharType="begin"/>
        </w:r>
        <w:r>
          <w:rPr>
            <w:noProof/>
            <w:webHidden/>
          </w:rPr>
          <w:instrText xml:space="preserve"> PAGEREF _Toc68038122 \h </w:instrText>
        </w:r>
        <w:r>
          <w:rPr>
            <w:noProof/>
            <w:webHidden/>
          </w:rPr>
        </w:r>
      </w:ins>
      <w:r>
        <w:rPr>
          <w:noProof/>
          <w:webHidden/>
        </w:rPr>
        <w:fldChar w:fldCharType="separate"/>
      </w:r>
      <w:ins w:id="319" w:author="Mai Văn Chánh" w:date="2021-03-30T23:08:00Z">
        <w:r>
          <w:rPr>
            <w:noProof/>
            <w:webHidden/>
          </w:rPr>
          <w:t>8</w:t>
        </w:r>
        <w:r>
          <w:rPr>
            <w:noProof/>
            <w:webHidden/>
          </w:rPr>
          <w:fldChar w:fldCharType="end"/>
        </w:r>
        <w:r w:rsidRPr="00DA42A3">
          <w:rPr>
            <w:rStyle w:val="Hyperlink"/>
            <w:noProof/>
          </w:rPr>
          <w:fldChar w:fldCharType="end"/>
        </w:r>
      </w:ins>
    </w:p>
    <w:p w14:paraId="104DE55F" w14:textId="1EA60384" w:rsidR="009626DD" w:rsidRDefault="009626DD">
      <w:pPr>
        <w:pStyle w:val="TableofFigures"/>
        <w:tabs>
          <w:tab w:val="right" w:leader="dot" w:pos="9061"/>
        </w:tabs>
        <w:rPr>
          <w:ins w:id="320" w:author="Mai Văn Chánh" w:date="2021-03-30T23:08:00Z"/>
          <w:noProof/>
          <w:lang w:eastAsia="en-US"/>
        </w:rPr>
      </w:pPr>
      <w:ins w:id="321"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"_Toc68038123"</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7:Quản lý danh sách chi tiết thu chi</w:t>
        </w:r>
        <w:r>
          <w:rPr>
            <w:noProof/>
            <w:webHidden/>
          </w:rPr>
          <w:tab/>
        </w:r>
        <w:r>
          <w:rPr>
            <w:noProof/>
            <w:webHidden/>
          </w:rPr>
          <w:fldChar w:fldCharType="begin"/>
        </w:r>
        <w:r>
          <w:rPr>
            <w:noProof/>
            <w:webHidden/>
          </w:rPr>
          <w:instrText xml:space="preserve"> PAGEREF _Toc68038123 \h </w:instrText>
        </w:r>
        <w:r>
          <w:rPr>
            <w:noProof/>
            <w:webHidden/>
          </w:rPr>
        </w:r>
      </w:ins>
      <w:r>
        <w:rPr>
          <w:noProof/>
          <w:webHidden/>
        </w:rPr>
        <w:fldChar w:fldCharType="separate"/>
      </w:r>
      <w:ins w:id="322" w:author="Mai Văn Chánh" w:date="2021-03-30T23:08:00Z">
        <w:r>
          <w:rPr>
            <w:noProof/>
            <w:webHidden/>
          </w:rPr>
          <w:t>9</w:t>
        </w:r>
        <w:r>
          <w:rPr>
            <w:noProof/>
            <w:webHidden/>
          </w:rPr>
          <w:fldChar w:fldCharType="end"/>
        </w:r>
        <w:r w:rsidRPr="00DA42A3">
          <w:rPr>
            <w:rStyle w:val="Hyperlink"/>
            <w:noProof/>
          </w:rPr>
          <w:fldChar w:fldCharType="end"/>
        </w:r>
      </w:ins>
    </w:p>
    <w:p w14:paraId="17652A6E" w14:textId="3FAC18E9" w:rsidR="009626DD" w:rsidRDefault="009626DD">
      <w:pPr>
        <w:pStyle w:val="TableofFigures"/>
        <w:tabs>
          <w:tab w:val="right" w:leader="dot" w:pos="9061"/>
        </w:tabs>
        <w:rPr>
          <w:ins w:id="323" w:author="Mai Văn Chánh" w:date="2021-03-30T23:08:00Z"/>
          <w:noProof/>
          <w:lang w:eastAsia="en-US"/>
        </w:rPr>
      </w:pPr>
      <w:ins w:id="324"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"_Toc68038124"</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8:Quản lý chi tiết thu chi</w:t>
        </w:r>
        <w:r>
          <w:rPr>
            <w:noProof/>
            <w:webHidden/>
          </w:rPr>
          <w:tab/>
        </w:r>
        <w:r>
          <w:rPr>
            <w:noProof/>
            <w:webHidden/>
          </w:rPr>
          <w:fldChar w:fldCharType="begin"/>
        </w:r>
        <w:r>
          <w:rPr>
            <w:noProof/>
            <w:webHidden/>
          </w:rPr>
          <w:instrText xml:space="preserve"> PAGEREF _Toc68038124 \h </w:instrText>
        </w:r>
        <w:r>
          <w:rPr>
            <w:noProof/>
            <w:webHidden/>
          </w:rPr>
        </w:r>
      </w:ins>
      <w:r>
        <w:rPr>
          <w:noProof/>
          <w:webHidden/>
        </w:rPr>
        <w:fldChar w:fldCharType="separate"/>
      </w:r>
      <w:ins w:id="325" w:author="Mai Văn Chánh" w:date="2021-03-30T23:08:00Z">
        <w:r>
          <w:rPr>
            <w:noProof/>
            <w:webHidden/>
          </w:rPr>
          <w:t>10</w:t>
        </w:r>
        <w:r>
          <w:rPr>
            <w:noProof/>
            <w:webHidden/>
          </w:rPr>
          <w:fldChar w:fldCharType="end"/>
        </w:r>
        <w:r w:rsidRPr="00DA42A3">
          <w:rPr>
            <w:rStyle w:val="Hyperlink"/>
            <w:noProof/>
          </w:rPr>
          <w:fldChar w:fldCharType="end"/>
        </w:r>
      </w:ins>
    </w:p>
    <w:p w14:paraId="1F198B4A" w14:textId="10A22930" w:rsidR="009626DD" w:rsidRDefault="009626DD">
      <w:pPr>
        <w:pStyle w:val="TableofFigures"/>
        <w:tabs>
          <w:tab w:val="right" w:leader="dot" w:pos="9061"/>
        </w:tabs>
        <w:rPr>
          <w:ins w:id="326" w:author="Mai Văn Chánh" w:date="2021-03-30T23:08:00Z"/>
          <w:noProof/>
          <w:lang w:eastAsia="en-US"/>
        </w:rPr>
      </w:pPr>
      <w:ins w:id="327"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"_Toc68038125"</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9:Quản lýchỉnh sửa  chi tiết thu chi</w:t>
        </w:r>
        <w:r>
          <w:rPr>
            <w:noProof/>
            <w:webHidden/>
          </w:rPr>
          <w:tab/>
        </w:r>
        <w:r>
          <w:rPr>
            <w:noProof/>
            <w:webHidden/>
          </w:rPr>
          <w:fldChar w:fldCharType="begin"/>
        </w:r>
        <w:r>
          <w:rPr>
            <w:noProof/>
            <w:webHidden/>
          </w:rPr>
          <w:instrText xml:space="preserve"> PAGEREF _Toc68038125 \h </w:instrText>
        </w:r>
        <w:r>
          <w:rPr>
            <w:noProof/>
            <w:webHidden/>
          </w:rPr>
        </w:r>
      </w:ins>
      <w:r>
        <w:rPr>
          <w:noProof/>
          <w:webHidden/>
        </w:rPr>
        <w:fldChar w:fldCharType="separate"/>
      </w:r>
      <w:ins w:id="328" w:author="Mai Văn Chánh" w:date="2021-03-30T23:08:00Z">
        <w:r>
          <w:rPr>
            <w:noProof/>
            <w:webHidden/>
          </w:rPr>
          <w:t>11</w:t>
        </w:r>
        <w:r>
          <w:rPr>
            <w:noProof/>
            <w:webHidden/>
          </w:rPr>
          <w:fldChar w:fldCharType="end"/>
        </w:r>
        <w:r w:rsidRPr="00DA42A3">
          <w:rPr>
            <w:rStyle w:val="Hyperlink"/>
            <w:noProof/>
          </w:rPr>
          <w:fldChar w:fldCharType="end"/>
        </w:r>
      </w:ins>
    </w:p>
    <w:p w14:paraId="32015ABE" w14:textId="02C4F73E" w:rsidR="009626DD" w:rsidRDefault="009626DD">
      <w:pPr>
        <w:pStyle w:val="TableofFigures"/>
        <w:tabs>
          <w:tab w:val="right" w:leader="dot" w:pos="9061"/>
        </w:tabs>
        <w:rPr>
          <w:ins w:id="329" w:author="Mai Văn Chánh" w:date="2021-03-30T23:08:00Z"/>
          <w:noProof/>
          <w:lang w:eastAsia="en-US"/>
        </w:rPr>
      </w:pPr>
      <w:ins w:id="330"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"_Toc68038126"</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10:Quản lý xóa chi tiết thu chi</w:t>
        </w:r>
        <w:r>
          <w:rPr>
            <w:noProof/>
            <w:webHidden/>
          </w:rPr>
          <w:tab/>
        </w:r>
        <w:r>
          <w:rPr>
            <w:noProof/>
            <w:webHidden/>
          </w:rPr>
          <w:fldChar w:fldCharType="begin"/>
        </w:r>
        <w:r>
          <w:rPr>
            <w:noProof/>
            <w:webHidden/>
          </w:rPr>
          <w:instrText xml:space="preserve"> PAGEREF _Toc68038126 \h </w:instrText>
        </w:r>
        <w:r>
          <w:rPr>
            <w:noProof/>
            <w:webHidden/>
          </w:rPr>
        </w:r>
      </w:ins>
      <w:r>
        <w:rPr>
          <w:noProof/>
          <w:webHidden/>
        </w:rPr>
        <w:fldChar w:fldCharType="separate"/>
      </w:r>
      <w:ins w:id="331" w:author="Mai Văn Chánh" w:date="2021-03-30T23:08:00Z">
        <w:r>
          <w:rPr>
            <w:noProof/>
            <w:webHidden/>
          </w:rPr>
          <w:t>12</w:t>
        </w:r>
        <w:r>
          <w:rPr>
            <w:noProof/>
            <w:webHidden/>
          </w:rPr>
          <w:fldChar w:fldCharType="end"/>
        </w:r>
        <w:r w:rsidRPr="00DA42A3">
          <w:rPr>
            <w:rStyle w:val="Hyperlink"/>
            <w:noProof/>
          </w:rPr>
          <w:fldChar w:fldCharType="end"/>
        </w:r>
      </w:ins>
    </w:p>
    <w:p w14:paraId="79030216" w14:textId="50BE23C5" w:rsidR="009626DD" w:rsidRDefault="009626DD">
      <w:pPr>
        <w:pStyle w:val="TableofFigures"/>
        <w:tabs>
          <w:tab w:val="right" w:leader="dot" w:pos="9061"/>
        </w:tabs>
        <w:rPr>
          <w:ins w:id="332" w:author="Mai Văn Chánh" w:date="2021-03-30T23:08:00Z"/>
          <w:noProof/>
          <w:lang w:eastAsia="en-US"/>
        </w:rPr>
      </w:pPr>
      <w:ins w:id="333"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"_Toc68038127"</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11:báo cáo chi tiết theo thời gian</w:t>
        </w:r>
        <w:r>
          <w:rPr>
            <w:noProof/>
            <w:webHidden/>
          </w:rPr>
          <w:tab/>
        </w:r>
        <w:r>
          <w:rPr>
            <w:noProof/>
            <w:webHidden/>
          </w:rPr>
          <w:fldChar w:fldCharType="begin"/>
        </w:r>
        <w:r>
          <w:rPr>
            <w:noProof/>
            <w:webHidden/>
          </w:rPr>
          <w:instrText xml:space="preserve"> PAGEREF _Toc68038127 \h </w:instrText>
        </w:r>
        <w:r>
          <w:rPr>
            <w:noProof/>
            <w:webHidden/>
          </w:rPr>
        </w:r>
      </w:ins>
      <w:r>
        <w:rPr>
          <w:noProof/>
          <w:webHidden/>
        </w:rPr>
        <w:fldChar w:fldCharType="separate"/>
      </w:r>
      <w:ins w:id="334" w:author="Mai Văn Chánh" w:date="2021-03-30T23:08:00Z">
        <w:r>
          <w:rPr>
            <w:noProof/>
            <w:webHidden/>
          </w:rPr>
          <w:t>13</w:t>
        </w:r>
        <w:r>
          <w:rPr>
            <w:noProof/>
            <w:webHidden/>
          </w:rPr>
          <w:fldChar w:fldCharType="end"/>
        </w:r>
        <w:r w:rsidRPr="00DA42A3">
          <w:rPr>
            <w:rStyle w:val="Hyperlink"/>
            <w:noProof/>
          </w:rPr>
          <w:fldChar w:fldCharType="end"/>
        </w:r>
      </w:ins>
    </w:p>
    <w:p w14:paraId="037408BF" w14:textId="6F49818F" w:rsidR="009626DD" w:rsidRDefault="009626DD">
      <w:pPr>
        <w:pStyle w:val="TableofFigures"/>
        <w:tabs>
          <w:tab w:val="right" w:leader="dot" w:pos="9061"/>
        </w:tabs>
        <w:rPr>
          <w:ins w:id="335" w:author="Mai Văn Chánh" w:date="2021-03-30T23:08:00Z"/>
          <w:noProof/>
          <w:lang w:eastAsia="en-US"/>
        </w:rPr>
      </w:pPr>
      <w:ins w:id="336"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"_Toc68038128"</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12: Màn hình Date Picker</w:t>
        </w:r>
        <w:r>
          <w:rPr>
            <w:noProof/>
            <w:webHidden/>
          </w:rPr>
          <w:tab/>
        </w:r>
        <w:r>
          <w:rPr>
            <w:noProof/>
            <w:webHidden/>
          </w:rPr>
          <w:fldChar w:fldCharType="begin"/>
        </w:r>
        <w:r>
          <w:rPr>
            <w:noProof/>
            <w:webHidden/>
          </w:rPr>
          <w:instrText xml:space="preserve"> PAGEREF _Toc68038128 \h </w:instrText>
        </w:r>
        <w:r>
          <w:rPr>
            <w:noProof/>
            <w:webHidden/>
          </w:rPr>
        </w:r>
      </w:ins>
      <w:r>
        <w:rPr>
          <w:noProof/>
          <w:webHidden/>
        </w:rPr>
        <w:fldChar w:fldCharType="separate"/>
      </w:r>
      <w:ins w:id="337" w:author="Mai Văn Chánh" w:date="2021-03-30T23:08:00Z">
        <w:r>
          <w:rPr>
            <w:noProof/>
            <w:webHidden/>
          </w:rPr>
          <w:t>14</w:t>
        </w:r>
        <w:r>
          <w:rPr>
            <w:noProof/>
            <w:webHidden/>
          </w:rPr>
          <w:fldChar w:fldCharType="end"/>
        </w:r>
        <w:r w:rsidRPr="00DA42A3">
          <w:rPr>
            <w:rStyle w:val="Hyperlink"/>
            <w:noProof/>
          </w:rPr>
          <w:fldChar w:fldCharType="end"/>
        </w:r>
      </w:ins>
    </w:p>
    <w:p w14:paraId="15803984" w14:textId="1AC33B7F" w:rsidR="009626DD" w:rsidRDefault="009626DD">
      <w:pPr>
        <w:pStyle w:val="TableofFigures"/>
        <w:tabs>
          <w:tab w:val="right" w:leader="dot" w:pos="9061"/>
        </w:tabs>
        <w:rPr>
          <w:ins w:id="338" w:author="Mai Văn Chánh" w:date="2021-03-30T23:08:00Z"/>
          <w:noProof/>
          <w:lang w:eastAsia="en-US"/>
        </w:rPr>
      </w:pPr>
      <w:ins w:id="339"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"_Toc68038129"</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13:Sơ đồ liên kết các màn hình</w:t>
        </w:r>
        <w:r>
          <w:rPr>
            <w:noProof/>
            <w:webHidden/>
          </w:rPr>
          <w:tab/>
        </w:r>
        <w:r>
          <w:rPr>
            <w:noProof/>
            <w:webHidden/>
          </w:rPr>
          <w:fldChar w:fldCharType="begin"/>
        </w:r>
        <w:r>
          <w:rPr>
            <w:noProof/>
            <w:webHidden/>
          </w:rPr>
          <w:instrText xml:space="preserve"> PAGEREF _Toc68038129 \h </w:instrText>
        </w:r>
        <w:r>
          <w:rPr>
            <w:noProof/>
            <w:webHidden/>
          </w:rPr>
        </w:r>
      </w:ins>
      <w:r>
        <w:rPr>
          <w:noProof/>
          <w:webHidden/>
        </w:rPr>
        <w:fldChar w:fldCharType="separate"/>
      </w:r>
      <w:ins w:id="340" w:author="Mai Văn Chánh" w:date="2021-03-30T23:08:00Z">
        <w:r>
          <w:rPr>
            <w:noProof/>
            <w:webHidden/>
          </w:rPr>
          <w:t>15</w:t>
        </w:r>
        <w:r>
          <w:rPr>
            <w:noProof/>
            <w:webHidden/>
          </w:rPr>
          <w:fldChar w:fldCharType="end"/>
        </w:r>
        <w:r w:rsidRPr="00DA42A3">
          <w:rPr>
            <w:rStyle w:val="Hyperlink"/>
            <w:noProof/>
          </w:rPr>
          <w:fldChar w:fldCharType="end"/>
        </w:r>
      </w:ins>
    </w:p>
    <w:p w14:paraId="732B4448" w14:textId="13E527DB" w:rsidR="009626DD" w:rsidRDefault="009626DD">
      <w:pPr>
        <w:pStyle w:val="TableofFigures"/>
        <w:tabs>
          <w:tab w:val="right" w:leader="dot" w:pos="9061"/>
        </w:tabs>
        <w:rPr>
          <w:ins w:id="341" w:author="Mai Văn Chánh" w:date="2021-03-30T23:08:00Z"/>
          <w:noProof/>
          <w:lang w:eastAsia="en-US"/>
        </w:rPr>
      </w:pPr>
      <w:ins w:id="342"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"_Toc68038130"</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14:Vai trò các thành viên</w:t>
        </w:r>
        <w:r>
          <w:rPr>
            <w:noProof/>
            <w:webHidden/>
          </w:rPr>
          <w:tab/>
        </w:r>
        <w:r>
          <w:rPr>
            <w:noProof/>
            <w:webHidden/>
          </w:rPr>
          <w:fldChar w:fldCharType="begin"/>
        </w:r>
        <w:r>
          <w:rPr>
            <w:noProof/>
            <w:webHidden/>
          </w:rPr>
          <w:instrText xml:space="preserve"> PAGEREF _Toc68038130 \h </w:instrText>
        </w:r>
        <w:r>
          <w:rPr>
            <w:noProof/>
            <w:webHidden/>
          </w:rPr>
        </w:r>
      </w:ins>
      <w:r>
        <w:rPr>
          <w:noProof/>
          <w:webHidden/>
        </w:rPr>
        <w:fldChar w:fldCharType="separate"/>
      </w:r>
      <w:ins w:id="343" w:author="Mai Văn Chánh" w:date="2021-03-30T23:08:00Z">
        <w:r>
          <w:rPr>
            <w:noProof/>
            <w:webHidden/>
          </w:rPr>
          <w:t>16</w:t>
        </w:r>
        <w:r>
          <w:rPr>
            <w:noProof/>
            <w:webHidden/>
          </w:rPr>
          <w:fldChar w:fldCharType="end"/>
        </w:r>
        <w:r w:rsidRPr="00DA42A3">
          <w:rPr>
            <w:rStyle w:val="Hyperlink"/>
            <w:noProof/>
          </w:rPr>
          <w:fldChar w:fldCharType="end"/>
        </w:r>
      </w:ins>
    </w:p>
    <w:p w14:paraId="5DE77B5C" w14:textId="307BCA81" w:rsidR="009626DD" w:rsidRDefault="009626DD">
      <w:pPr>
        <w:pStyle w:val="TableofFigures"/>
        <w:tabs>
          <w:tab w:val="right" w:leader="dot" w:pos="9061"/>
        </w:tabs>
        <w:rPr>
          <w:ins w:id="344" w:author="Mai Văn Chánh" w:date="2021-03-30T23:08:00Z"/>
          <w:noProof/>
          <w:lang w:eastAsia="en-US"/>
        </w:rPr>
      </w:pPr>
      <w:ins w:id="345"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"_Toc68038131"</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15:DatePicker mode Calendar view Portrait Screen</w:t>
        </w:r>
        <w:r>
          <w:rPr>
            <w:noProof/>
            <w:webHidden/>
          </w:rPr>
          <w:tab/>
        </w:r>
        <w:r>
          <w:rPr>
            <w:noProof/>
            <w:webHidden/>
          </w:rPr>
          <w:fldChar w:fldCharType="begin"/>
        </w:r>
        <w:r>
          <w:rPr>
            <w:noProof/>
            <w:webHidden/>
          </w:rPr>
          <w:instrText xml:space="preserve"> PAGEREF _Toc68038131 \h </w:instrText>
        </w:r>
        <w:r>
          <w:rPr>
            <w:noProof/>
            <w:webHidden/>
          </w:rPr>
        </w:r>
      </w:ins>
      <w:r>
        <w:rPr>
          <w:noProof/>
          <w:webHidden/>
        </w:rPr>
        <w:fldChar w:fldCharType="separate"/>
      </w:r>
      <w:ins w:id="346" w:author="Mai Văn Chánh" w:date="2021-03-30T23:08:00Z">
        <w:r>
          <w:rPr>
            <w:noProof/>
            <w:webHidden/>
          </w:rPr>
          <w:t>17</w:t>
        </w:r>
        <w:r>
          <w:rPr>
            <w:noProof/>
            <w:webHidden/>
          </w:rPr>
          <w:fldChar w:fldCharType="end"/>
        </w:r>
        <w:r w:rsidRPr="00DA42A3">
          <w:rPr>
            <w:rStyle w:val="Hyperlink"/>
            <w:noProof/>
          </w:rPr>
          <w:fldChar w:fldCharType="end"/>
        </w:r>
      </w:ins>
    </w:p>
    <w:p w14:paraId="14746658" w14:textId="1C3C11C2" w:rsidR="009626DD" w:rsidRDefault="009626DD">
      <w:pPr>
        <w:pStyle w:val="TableofFigures"/>
        <w:tabs>
          <w:tab w:val="right" w:leader="dot" w:pos="9061"/>
        </w:tabs>
        <w:rPr>
          <w:ins w:id="347" w:author="Mai Văn Chánh" w:date="2021-03-30T23:08:00Z"/>
          <w:noProof/>
          <w:lang w:eastAsia="en-US"/>
        </w:rPr>
      </w:pPr>
      <w:ins w:id="348"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"_Toc68038132"</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16:DatePicker mode Calendar view Landscape Screen</w:t>
        </w:r>
        <w:r>
          <w:rPr>
            <w:noProof/>
            <w:webHidden/>
          </w:rPr>
          <w:tab/>
        </w:r>
        <w:r>
          <w:rPr>
            <w:noProof/>
            <w:webHidden/>
          </w:rPr>
          <w:fldChar w:fldCharType="begin"/>
        </w:r>
        <w:r>
          <w:rPr>
            <w:noProof/>
            <w:webHidden/>
          </w:rPr>
          <w:instrText xml:space="preserve"> PAGEREF _Toc68038132 \h </w:instrText>
        </w:r>
        <w:r>
          <w:rPr>
            <w:noProof/>
            <w:webHidden/>
          </w:rPr>
        </w:r>
      </w:ins>
      <w:r>
        <w:rPr>
          <w:noProof/>
          <w:webHidden/>
        </w:rPr>
        <w:fldChar w:fldCharType="separate"/>
      </w:r>
      <w:ins w:id="349" w:author="Mai Văn Chánh" w:date="2021-03-30T23:08:00Z">
        <w:r>
          <w:rPr>
            <w:noProof/>
            <w:webHidden/>
          </w:rPr>
          <w:t>17</w:t>
        </w:r>
        <w:r>
          <w:rPr>
            <w:noProof/>
            <w:webHidden/>
          </w:rPr>
          <w:fldChar w:fldCharType="end"/>
        </w:r>
        <w:r w:rsidRPr="00DA42A3">
          <w:rPr>
            <w:rStyle w:val="Hyperlink"/>
            <w:noProof/>
          </w:rPr>
          <w:fldChar w:fldCharType="end"/>
        </w:r>
      </w:ins>
    </w:p>
    <w:p w14:paraId="5087035A" w14:textId="32D4E518" w:rsidR="009626DD" w:rsidRDefault="009626DD">
      <w:pPr>
        <w:pStyle w:val="TableofFigures"/>
        <w:tabs>
          <w:tab w:val="right" w:leader="dot" w:pos="9061"/>
        </w:tabs>
        <w:rPr>
          <w:ins w:id="350" w:author="Mai Văn Chánh" w:date="2021-03-30T23:08:00Z"/>
          <w:noProof/>
          <w:lang w:eastAsia="en-US"/>
        </w:rPr>
      </w:pPr>
      <w:ins w:id="351"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"_Toc68038133"</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17:DatePicker mode Spinner view calendarViewShown = “true”</w:t>
        </w:r>
        <w:r>
          <w:rPr>
            <w:noProof/>
            <w:webHidden/>
          </w:rPr>
          <w:tab/>
        </w:r>
        <w:r>
          <w:rPr>
            <w:noProof/>
            <w:webHidden/>
          </w:rPr>
          <w:fldChar w:fldCharType="begin"/>
        </w:r>
        <w:r>
          <w:rPr>
            <w:noProof/>
            <w:webHidden/>
          </w:rPr>
          <w:instrText xml:space="preserve"> PAGEREF _Toc68038133 \h </w:instrText>
        </w:r>
        <w:r>
          <w:rPr>
            <w:noProof/>
            <w:webHidden/>
          </w:rPr>
        </w:r>
      </w:ins>
      <w:r>
        <w:rPr>
          <w:noProof/>
          <w:webHidden/>
        </w:rPr>
        <w:fldChar w:fldCharType="separate"/>
      </w:r>
      <w:ins w:id="352" w:author="Mai Văn Chánh" w:date="2021-03-30T23:08:00Z">
        <w:r>
          <w:rPr>
            <w:noProof/>
            <w:webHidden/>
          </w:rPr>
          <w:t>18</w:t>
        </w:r>
        <w:r>
          <w:rPr>
            <w:noProof/>
            <w:webHidden/>
          </w:rPr>
          <w:fldChar w:fldCharType="end"/>
        </w:r>
        <w:r w:rsidRPr="00DA42A3">
          <w:rPr>
            <w:rStyle w:val="Hyperlink"/>
            <w:noProof/>
          </w:rPr>
          <w:fldChar w:fldCharType="end"/>
        </w:r>
      </w:ins>
    </w:p>
    <w:p w14:paraId="6698752D" w14:textId="3682BB97" w:rsidR="009626DD" w:rsidRDefault="009626DD">
      <w:pPr>
        <w:pStyle w:val="TableofFigures"/>
        <w:tabs>
          <w:tab w:val="right" w:leader="dot" w:pos="9061"/>
        </w:tabs>
        <w:rPr>
          <w:ins w:id="353" w:author="Mai Văn Chánh" w:date="2021-03-30T23:08:00Z"/>
          <w:noProof/>
          <w:lang w:eastAsia="en-US"/>
        </w:rPr>
      </w:pPr>
      <w:ins w:id="354"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"_Toc68038134"</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18:DatePicker mode Spinner view calendarViewShown = “false”</w:t>
        </w:r>
        <w:r>
          <w:rPr>
            <w:noProof/>
            <w:webHidden/>
          </w:rPr>
          <w:tab/>
        </w:r>
        <w:r>
          <w:rPr>
            <w:noProof/>
            <w:webHidden/>
          </w:rPr>
          <w:fldChar w:fldCharType="begin"/>
        </w:r>
        <w:r>
          <w:rPr>
            <w:noProof/>
            <w:webHidden/>
          </w:rPr>
          <w:instrText xml:space="preserve"> PAGEREF _Toc68038134 \h </w:instrText>
        </w:r>
        <w:r>
          <w:rPr>
            <w:noProof/>
            <w:webHidden/>
          </w:rPr>
        </w:r>
      </w:ins>
      <w:r>
        <w:rPr>
          <w:noProof/>
          <w:webHidden/>
        </w:rPr>
        <w:fldChar w:fldCharType="separate"/>
      </w:r>
      <w:ins w:id="355" w:author="Mai Văn Chánh" w:date="2021-03-30T23:08:00Z">
        <w:r>
          <w:rPr>
            <w:noProof/>
            <w:webHidden/>
          </w:rPr>
          <w:t>18</w:t>
        </w:r>
        <w:r>
          <w:rPr>
            <w:noProof/>
            <w:webHidden/>
          </w:rPr>
          <w:fldChar w:fldCharType="end"/>
        </w:r>
        <w:r w:rsidRPr="00DA42A3">
          <w:rPr>
            <w:rStyle w:val="Hyperlink"/>
            <w:noProof/>
          </w:rPr>
          <w:fldChar w:fldCharType="end"/>
        </w:r>
      </w:ins>
    </w:p>
    <w:p w14:paraId="01D42541" w14:textId="6BF0E582" w:rsidR="009626DD" w:rsidRDefault="009626DD">
      <w:pPr>
        <w:pStyle w:val="TableofFigures"/>
        <w:tabs>
          <w:tab w:val="right" w:leader="dot" w:pos="9061"/>
        </w:tabs>
        <w:rPr>
          <w:ins w:id="356" w:author="Mai Văn Chánh" w:date="2021-03-30T23:08:00Z"/>
          <w:noProof/>
          <w:lang w:eastAsia="en-US"/>
        </w:rPr>
      </w:pPr>
      <w:ins w:id="357"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"_Toc68038135"</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19:DatePicker mode Spinner view spinnersViewShown = “false”</w:t>
        </w:r>
        <w:r>
          <w:rPr>
            <w:noProof/>
            <w:webHidden/>
          </w:rPr>
          <w:tab/>
        </w:r>
        <w:r>
          <w:rPr>
            <w:noProof/>
            <w:webHidden/>
          </w:rPr>
          <w:fldChar w:fldCharType="begin"/>
        </w:r>
        <w:r>
          <w:rPr>
            <w:noProof/>
            <w:webHidden/>
          </w:rPr>
          <w:instrText xml:space="preserve"> PAGEREF _Toc68038135 \h </w:instrText>
        </w:r>
        <w:r>
          <w:rPr>
            <w:noProof/>
            <w:webHidden/>
          </w:rPr>
        </w:r>
      </w:ins>
      <w:r>
        <w:rPr>
          <w:noProof/>
          <w:webHidden/>
        </w:rPr>
        <w:fldChar w:fldCharType="separate"/>
      </w:r>
      <w:ins w:id="358" w:author="Mai Văn Chánh" w:date="2021-03-30T23:08:00Z">
        <w:r>
          <w:rPr>
            <w:noProof/>
            <w:webHidden/>
          </w:rPr>
          <w:t>18</w:t>
        </w:r>
        <w:r>
          <w:rPr>
            <w:noProof/>
            <w:webHidden/>
          </w:rPr>
          <w:fldChar w:fldCharType="end"/>
        </w:r>
        <w:r w:rsidRPr="00DA42A3">
          <w:rPr>
            <w:rStyle w:val="Hyperlink"/>
            <w:noProof/>
          </w:rPr>
          <w:fldChar w:fldCharType="end"/>
        </w:r>
      </w:ins>
    </w:p>
    <w:p w14:paraId="42A5E34A" w14:textId="5F7D37CA" w:rsidR="009626DD" w:rsidRDefault="009626DD">
      <w:pPr>
        <w:pStyle w:val="TableofFigures"/>
        <w:tabs>
          <w:tab w:val="right" w:leader="dot" w:pos="9061"/>
        </w:tabs>
        <w:rPr>
          <w:ins w:id="359" w:author="Mai Văn Chánh" w:date="2021-03-30T23:08:00Z"/>
          <w:noProof/>
          <w:lang w:eastAsia="en-US"/>
        </w:rPr>
      </w:pPr>
      <w:ins w:id="360"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"_Toc68038136"</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20:Màn hình DatePicker trong ứng dụng</w:t>
        </w:r>
        <w:r>
          <w:rPr>
            <w:noProof/>
            <w:webHidden/>
          </w:rPr>
          <w:tab/>
        </w:r>
        <w:r>
          <w:rPr>
            <w:noProof/>
            <w:webHidden/>
          </w:rPr>
          <w:fldChar w:fldCharType="begin"/>
        </w:r>
        <w:r>
          <w:rPr>
            <w:noProof/>
            <w:webHidden/>
          </w:rPr>
          <w:instrText xml:space="preserve"> PAGEREF _Toc68038136 \h </w:instrText>
        </w:r>
        <w:r>
          <w:rPr>
            <w:noProof/>
            <w:webHidden/>
          </w:rPr>
        </w:r>
      </w:ins>
      <w:r>
        <w:rPr>
          <w:noProof/>
          <w:webHidden/>
        </w:rPr>
        <w:fldChar w:fldCharType="separate"/>
      </w:r>
      <w:ins w:id="361" w:author="Mai Văn Chánh" w:date="2021-03-30T23:08:00Z">
        <w:r>
          <w:rPr>
            <w:noProof/>
            <w:webHidden/>
          </w:rPr>
          <w:t>19</w:t>
        </w:r>
        <w:r>
          <w:rPr>
            <w:noProof/>
            <w:webHidden/>
          </w:rPr>
          <w:fldChar w:fldCharType="end"/>
        </w:r>
        <w:r w:rsidRPr="00DA42A3">
          <w:rPr>
            <w:rStyle w:val="Hyperlink"/>
            <w:noProof/>
          </w:rPr>
          <w:fldChar w:fldCharType="end"/>
        </w:r>
      </w:ins>
    </w:p>
    <w:p w14:paraId="710D5BF5" w14:textId="374D52DC" w:rsidR="009626DD" w:rsidRDefault="009626DD">
      <w:pPr>
        <w:pStyle w:val="TableofFigures"/>
        <w:tabs>
          <w:tab w:val="right" w:leader="dot" w:pos="9061"/>
        </w:tabs>
        <w:rPr>
          <w:ins w:id="362" w:author="Mai Văn Chánh" w:date="2021-03-30T23:08:00Z"/>
          <w:noProof/>
          <w:lang w:eastAsia="en-US"/>
        </w:rPr>
      </w:pPr>
      <w:ins w:id="363"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"_Toc68038137"</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21:Chức năng đăng nhập</w:t>
        </w:r>
        <w:r>
          <w:rPr>
            <w:noProof/>
            <w:webHidden/>
          </w:rPr>
          <w:tab/>
        </w:r>
        <w:r>
          <w:rPr>
            <w:noProof/>
            <w:webHidden/>
          </w:rPr>
          <w:fldChar w:fldCharType="begin"/>
        </w:r>
        <w:r>
          <w:rPr>
            <w:noProof/>
            <w:webHidden/>
          </w:rPr>
          <w:instrText xml:space="preserve"> PAGEREF _Toc68038137 \h </w:instrText>
        </w:r>
        <w:r>
          <w:rPr>
            <w:noProof/>
            <w:webHidden/>
          </w:rPr>
        </w:r>
      </w:ins>
      <w:r>
        <w:rPr>
          <w:noProof/>
          <w:webHidden/>
        </w:rPr>
        <w:fldChar w:fldCharType="separate"/>
      </w:r>
      <w:ins w:id="364" w:author="Mai Văn Chánh" w:date="2021-03-30T23:08:00Z">
        <w:r>
          <w:rPr>
            <w:noProof/>
            <w:webHidden/>
          </w:rPr>
          <w:t>21</w:t>
        </w:r>
        <w:r>
          <w:rPr>
            <w:noProof/>
            <w:webHidden/>
          </w:rPr>
          <w:fldChar w:fldCharType="end"/>
        </w:r>
        <w:r w:rsidRPr="00DA42A3">
          <w:rPr>
            <w:rStyle w:val="Hyperlink"/>
            <w:noProof/>
          </w:rPr>
          <w:fldChar w:fldCharType="end"/>
        </w:r>
      </w:ins>
    </w:p>
    <w:p w14:paraId="288DC130" w14:textId="74F18408" w:rsidR="009626DD" w:rsidRDefault="009626DD">
      <w:pPr>
        <w:pStyle w:val="TableofFigures"/>
        <w:tabs>
          <w:tab w:val="right" w:leader="dot" w:pos="9061"/>
        </w:tabs>
        <w:rPr>
          <w:ins w:id="365" w:author="Mai Văn Chánh" w:date="2021-03-30T23:08:00Z"/>
          <w:noProof/>
          <w:lang w:eastAsia="en-US"/>
        </w:rPr>
      </w:pPr>
      <w:ins w:id="366"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"_Toc68038138"</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22:. Chức năng đăng ký</w:t>
        </w:r>
        <w:r>
          <w:rPr>
            <w:noProof/>
            <w:webHidden/>
          </w:rPr>
          <w:tab/>
        </w:r>
        <w:r>
          <w:rPr>
            <w:noProof/>
            <w:webHidden/>
          </w:rPr>
          <w:fldChar w:fldCharType="begin"/>
        </w:r>
        <w:r>
          <w:rPr>
            <w:noProof/>
            <w:webHidden/>
          </w:rPr>
          <w:instrText xml:space="preserve"> PAGEREF _Toc68038138 \h </w:instrText>
        </w:r>
        <w:r>
          <w:rPr>
            <w:noProof/>
            <w:webHidden/>
          </w:rPr>
        </w:r>
      </w:ins>
      <w:r>
        <w:rPr>
          <w:noProof/>
          <w:webHidden/>
        </w:rPr>
        <w:fldChar w:fldCharType="separate"/>
      </w:r>
      <w:ins w:id="367" w:author="Mai Văn Chánh" w:date="2021-03-30T23:08:00Z">
        <w:r>
          <w:rPr>
            <w:noProof/>
            <w:webHidden/>
          </w:rPr>
          <w:t>22</w:t>
        </w:r>
        <w:r>
          <w:rPr>
            <w:noProof/>
            <w:webHidden/>
          </w:rPr>
          <w:fldChar w:fldCharType="end"/>
        </w:r>
        <w:r w:rsidRPr="00DA42A3">
          <w:rPr>
            <w:rStyle w:val="Hyperlink"/>
            <w:noProof/>
          </w:rPr>
          <w:fldChar w:fldCharType="end"/>
        </w:r>
      </w:ins>
    </w:p>
    <w:p w14:paraId="61391997" w14:textId="2FCF298A" w:rsidR="009626DD" w:rsidRDefault="009626DD">
      <w:pPr>
        <w:pStyle w:val="TableofFigures"/>
        <w:tabs>
          <w:tab w:val="right" w:leader="dot" w:pos="9061"/>
        </w:tabs>
        <w:rPr>
          <w:ins w:id="368" w:author="Mai Văn Chánh" w:date="2021-03-30T23:08:00Z"/>
          <w:noProof/>
          <w:lang w:eastAsia="en-US"/>
        </w:rPr>
      </w:pPr>
      <w:ins w:id="369"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"_Toc68038139"</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23:Chức năng Thêm công việc</w:t>
        </w:r>
        <w:r>
          <w:rPr>
            <w:noProof/>
            <w:webHidden/>
          </w:rPr>
          <w:tab/>
        </w:r>
        <w:r>
          <w:rPr>
            <w:noProof/>
            <w:webHidden/>
          </w:rPr>
          <w:fldChar w:fldCharType="begin"/>
        </w:r>
        <w:r>
          <w:rPr>
            <w:noProof/>
            <w:webHidden/>
          </w:rPr>
          <w:instrText xml:space="preserve"> PAGEREF _Toc68038139 \h </w:instrText>
        </w:r>
        <w:r>
          <w:rPr>
            <w:noProof/>
            <w:webHidden/>
          </w:rPr>
        </w:r>
      </w:ins>
      <w:r>
        <w:rPr>
          <w:noProof/>
          <w:webHidden/>
        </w:rPr>
        <w:fldChar w:fldCharType="separate"/>
      </w:r>
      <w:ins w:id="370" w:author="Mai Văn Chánh" w:date="2021-03-30T23:08:00Z">
        <w:r>
          <w:rPr>
            <w:noProof/>
            <w:webHidden/>
          </w:rPr>
          <w:t>23</w:t>
        </w:r>
        <w:r>
          <w:rPr>
            <w:noProof/>
            <w:webHidden/>
          </w:rPr>
          <w:fldChar w:fldCharType="end"/>
        </w:r>
        <w:r w:rsidRPr="00DA42A3">
          <w:rPr>
            <w:rStyle w:val="Hyperlink"/>
            <w:noProof/>
          </w:rPr>
          <w:fldChar w:fldCharType="end"/>
        </w:r>
      </w:ins>
    </w:p>
    <w:p w14:paraId="669796D0" w14:textId="536C1246" w:rsidR="009626DD" w:rsidRDefault="009626DD">
      <w:pPr>
        <w:pStyle w:val="TableofFigures"/>
        <w:tabs>
          <w:tab w:val="right" w:leader="dot" w:pos="9061"/>
        </w:tabs>
        <w:rPr>
          <w:ins w:id="371" w:author="Mai Văn Chánh" w:date="2021-03-30T23:08:00Z"/>
          <w:noProof/>
          <w:lang w:eastAsia="en-US"/>
        </w:rPr>
      </w:pPr>
      <w:ins w:id="372"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"_Toc68038140"</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24:Chức năng Xem chi tiết chi tiêu</w:t>
        </w:r>
        <w:r>
          <w:rPr>
            <w:noProof/>
            <w:webHidden/>
          </w:rPr>
          <w:tab/>
        </w:r>
        <w:r>
          <w:rPr>
            <w:noProof/>
            <w:webHidden/>
          </w:rPr>
          <w:fldChar w:fldCharType="begin"/>
        </w:r>
        <w:r>
          <w:rPr>
            <w:noProof/>
            <w:webHidden/>
          </w:rPr>
          <w:instrText xml:space="preserve"> PAGEREF _Toc68038140 \h </w:instrText>
        </w:r>
        <w:r>
          <w:rPr>
            <w:noProof/>
            <w:webHidden/>
          </w:rPr>
        </w:r>
      </w:ins>
      <w:r>
        <w:rPr>
          <w:noProof/>
          <w:webHidden/>
        </w:rPr>
        <w:fldChar w:fldCharType="separate"/>
      </w:r>
      <w:ins w:id="373" w:author="Mai Văn Chánh" w:date="2021-03-30T23:08:00Z">
        <w:r>
          <w:rPr>
            <w:noProof/>
            <w:webHidden/>
          </w:rPr>
          <w:t>23</w:t>
        </w:r>
        <w:r>
          <w:rPr>
            <w:noProof/>
            <w:webHidden/>
          </w:rPr>
          <w:fldChar w:fldCharType="end"/>
        </w:r>
        <w:r w:rsidRPr="00DA42A3">
          <w:rPr>
            <w:rStyle w:val="Hyperlink"/>
            <w:noProof/>
          </w:rPr>
          <w:fldChar w:fldCharType="end"/>
        </w:r>
      </w:ins>
    </w:p>
    <w:p w14:paraId="6081850C" w14:textId="017F5537" w:rsidR="009626DD" w:rsidRDefault="009626DD">
      <w:pPr>
        <w:pStyle w:val="TableofFigures"/>
        <w:tabs>
          <w:tab w:val="right" w:leader="dot" w:pos="9061"/>
        </w:tabs>
        <w:rPr>
          <w:ins w:id="374" w:author="Mai Văn Chánh" w:date="2021-03-30T23:08:00Z"/>
          <w:noProof/>
          <w:lang w:eastAsia="en-US"/>
        </w:rPr>
      </w:pPr>
      <w:ins w:id="375"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"_Toc68038141"</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25:Chức năng Sửa thông tin chi tiêu</w:t>
        </w:r>
        <w:r>
          <w:rPr>
            <w:noProof/>
            <w:webHidden/>
          </w:rPr>
          <w:tab/>
        </w:r>
        <w:r>
          <w:rPr>
            <w:noProof/>
            <w:webHidden/>
          </w:rPr>
          <w:fldChar w:fldCharType="begin"/>
        </w:r>
        <w:r>
          <w:rPr>
            <w:noProof/>
            <w:webHidden/>
          </w:rPr>
          <w:instrText xml:space="preserve"> PAGEREF _Toc68038141 \h </w:instrText>
        </w:r>
        <w:r>
          <w:rPr>
            <w:noProof/>
            <w:webHidden/>
          </w:rPr>
        </w:r>
      </w:ins>
      <w:r>
        <w:rPr>
          <w:noProof/>
          <w:webHidden/>
        </w:rPr>
        <w:fldChar w:fldCharType="separate"/>
      </w:r>
      <w:ins w:id="376" w:author="Mai Văn Chánh" w:date="2021-03-30T23:08:00Z">
        <w:r>
          <w:rPr>
            <w:noProof/>
            <w:webHidden/>
          </w:rPr>
          <w:t>24</w:t>
        </w:r>
        <w:r>
          <w:rPr>
            <w:noProof/>
            <w:webHidden/>
          </w:rPr>
          <w:fldChar w:fldCharType="end"/>
        </w:r>
        <w:r w:rsidRPr="00DA42A3">
          <w:rPr>
            <w:rStyle w:val="Hyperlink"/>
            <w:noProof/>
          </w:rPr>
          <w:fldChar w:fldCharType="end"/>
        </w:r>
      </w:ins>
    </w:p>
    <w:p w14:paraId="63DA153E" w14:textId="34157CA1" w:rsidR="009626DD" w:rsidRDefault="009626DD">
      <w:pPr>
        <w:pStyle w:val="TableofFigures"/>
        <w:tabs>
          <w:tab w:val="right" w:leader="dot" w:pos="9061"/>
        </w:tabs>
        <w:rPr>
          <w:ins w:id="377" w:author="Mai Văn Chánh" w:date="2021-03-30T23:08:00Z"/>
          <w:noProof/>
          <w:lang w:eastAsia="en-US"/>
        </w:rPr>
      </w:pPr>
      <w:ins w:id="378"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"C:\\Users\\admin\\Desktop\\Nhom9.docx" \l "_Toc68038142"</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26:Chức năng Xóa chi tiêu</w:t>
        </w:r>
        <w:r>
          <w:rPr>
            <w:noProof/>
            <w:webHidden/>
          </w:rPr>
          <w:tab/>
        </w:r>
        <w:r>
          <w:rPr>
            <w:noProof/>
            <w:webHidden/>
          </w:rPr>
          <w:fldChar w:fldCharType="begin"/>
        </w:r>
        <w:r>
          <w:rPr>
            <w:noProof/>
            <w:webHidden/>
          </w:rPr>
          <w:instrText xml:space="preserve"> PAGEREF _Toc68038142 \h </w:instrText>
        </w:r>
        <w:r>
          <w:rPr>
            <w:noProof/>
            <w:webHidden/>
          </w:rPr>
        </w:r>
      </w:ins>
      <w:r>
        <w:rPr>
          <w:noProof/>
          <w:webHidden/>
        </w:rPr>
        <w:fldChar w:fldCharType="separate"/>
      </w:r>
      <w:ins w:id="379" w:author="Mai Văn Chánh" w:date="2021-03-30T23:08:00Z">
        <w:r>
          <w:rPr>
            <w:noProof/>
            <w:webHidden/>
          </w:rPr>
          <w:t>24</w:t>
        </w:r>
        <w:r>
          <w:rPr>
            <w:noProof/>
            <w:webHidden/>
          </w:rPr>
          <w:fldChar w:fldCharType="end"/>
        </w:r>
        <w:r w:rsidRPr="00DA42A3">
          <w:rPr>
            <w:rStyle w:val="Hyperlink"/>
            <w:noProof/>
          </w:rPr>
          <w:fldChar w:fldCharType="end"/>
        </w:r>
      </w:ins>
    </w:p>
    <w:p w14:paraId="406DDD57" w14:textId="0133E295" w:rsidR="009626DD" w:rsidRDefault="009626DD">
      <w:pPr>
        <w:pStyle w:val="TableofFigures"/>
        <w:tabs>
          <w:tab w:val="right" w:leader="dot" w:pos="9061"/>
        </w:tabs>
        <w:rPr>
          <w:ins w:id="380" w:author="Mai Văn Chánh" w:date="2021-03-30T23:08:00Z"/>
          <w:noProof/>
          <w:lang w:eastAsia="en-US"/>
        </w:rPr>
      </w:pPr>
      <w:ins w:id="381"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"_Toc68038143"</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27:Chức năng Đăng xuất</w:t>
        </w:r>
        <w:r>
          <w:rPr>
            <w:noProof/>
            <w:webHidden/>
          </w:rPr>
          <w:tab/>
        </w:r>
        <w:r>
          <w:rPr>
            <w:noProof/>
            <w:webHidden/>
          </w:rPr>
          <w:fldChar w:fldCharType="begin"/>
        </w:r>
        <w:r>
          <w:rPr>
            <w:noProof/>
            <w:webHidden/>
          </w:rPr>
          <w:instrText xml:space="preserve"> PAGEREF _Toc68038143 \h </w:instrText>
        </w:r>
        <w:r>
          <w:rPr>
            <w:noProof/>
            <w:webHidden/>
          </w:rPr>
        </w:r>
      </w:ins>
      <w:r>
        <w:rPr>
          <w:noProof/>
          <w:webHidden/>
        </w:rPr>
        <w:fldChar w:fldCharType="separate"/>
      </w:r>
      <w:ins w:id="382" w:author="Mai Văn Chánh" w:date="2021-03-30T23:08:00Z">
        <w:r>
          <w:rPr>
            <w:noProof/>
            <w:webHidden/>
          </w:rPr>
          <w:t>25</w:t>
        </w:r>
        <w:r>
          <w:rPr>
            <w:noProof/>
            <w:webHidden/>
          </w:rPr>
          <w:fldChar w:fldCharType="end"/>
        </w:r>
        <w:r w:rsidRPr="00DA42A3">
          <w:rPr>
            <w:rStyle w:val="Hyperlink"/>
            <w:noProof/>
          </w:rPr>
          <w:fldChar w:fldCharType="end"/>
        </w:r>
      </w:ins>
    </w:p>
    <w:p w14:paraId="51D12912" w14:textId="5C6FF657" w:rsidR="009626DD" w:rsidRDefault="009626DD">
      <w:pPr>
        <w:pStyle w:val="TableofFigures"/>
        <w:tabs>
          <w:tab w:val="right" w:leader="dot" w:pos="9061"/>
        </w:tabs>
        <w:rPr>
          <w:ins w:id="383" w:author="Mai Văn Chánh" w:date="2021-03-30T23:08:00Z"/>
          <w:noProof/>
          <w:lang w:eastAsia="en-US"/>
        </w:rPr>
      </w:pPr>
      <w:ins w:id="384"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"_Toc68038144"</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28:Chức năng thêm chi tiêu</w:t>
        </w:r>
        <w:r>
          <w:rPr>
            <w:noProof/>
            <w:webHidden/>
          </w:rPr>
          <w:tab/>
        </w:r>
        <w:r>
          <w:rPr>
            <w:noProof/>
            <w:webHidden/>
          </w:rPr>
          <w:fldChar w:fldCharType="begin"/>
        </w:r>
        <w:r>
          <w:rPr>
            <w:noProof/>
            <w:webHidden/>
          </w:rPr>
          <w:instrText xml:space="preserve"> PAGEREF _Toc68038144 \h </w:instrText>
        </w:r>
        <w:r>
          <w:rPr>
            <w:noProof/>
            <w:webHidden/>
          </w:rPr>
        </w:r>
      </w:ins>
      <w:r>
        <w:rPr>
          <w:noProof/>
          <w:webHidden/>
        </w:rPr>
        <w:fldChar w:fldCharType="separate"/>
      </w:r>
      <w:ins w:id="385" w:author="Mai Văn Chánh" w:date="2021-03-30T23:08:00Z">
        <w:r>
          <w:rPr>
            <w:noProof/>
            <w:webHidden/>
          </w:rPr>
          <w:t>26</w:t>
        </w:r>
        <w:r>
          <w:rPr>
            <w:noProof/>
            <w:webHidden/>
          </w:rPr>
          <w:fldChar w:fldCharType="end"/>
        </w:r>
        <w:r w:rsidRPr="00DA42A3">
          <w:rPr>
            <w:rStyle w:val="Hyperlink"/>
            <w:noProof/>
          </w:rPr>
          <w:fldChar w:fldCharType="end"/>
        </w:r>
      </w:ins>
    </w:p>
    <w:p w14:paraId="602188E7" w14:textId="2C5DAAF9" w:rsidR="009626DD" w:rsidRDefault="009626DD">
      <w:pPr>
        <w:pStyle w:val="TableofFigures"/>
        <w:tabs>
          <w:tab w:val="right" w:leader="dot" w:pos="9061"/>
        </w:tabs>
        <w:rPr>
          <w:ins w:id="386" w:author="Mai Văn Chánh" w:date="2021-03-30T23:08:00Z"/>
          <w:noProof/>
          <w:lang w:eastAsia="en-US"/>
        </w:rPr>
      </w:pPr>
      <w:ins w:id="387"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"_Toc68038145"</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29:Chức năng Xác nhận xóa chi tiêu</w:t>
        </w:r>
        <w:r>
          <w:rPr>
            <w:noProof/>
            <w:webHidden/>
          </w:rPr>
          <w:tab/>
        </w:r>
        <w:r>
          <w:rPr>
            <w:noProof/>
            <w:webHidden/>
          </w:rPr>
          <w:fldChar w:fldCharType="begin"/>
        </w:r>
        <w:r>
          <w:rPr>
            <w:noProof/>
            <w:webHidden/>
          </w:rPr>
          <w:instrText xml:space="preserve"> PAGEREF _Toc68038145 \h </w:instrText>
        </w:r>
        <w:r>
          <w:rPr>
            <w:noProof/>
            <w:webHidden/>
          </w:rPr>
        </w:r>
      </w:ins>
      <w:r>
        <w:rPr>
          <w:noProof/>
          <w:webHidden/>
        </w:rPr>
        <w:fldChar w:fldCharType="separate"/>
      </w:r>
      <w:ins w:id="388" w:author="Mai Văn Chánh" w:date="2021-03-30T23:08:00Z">
        <w:r>
          <w:rPr>
            <w:noProof/>
            <w:webHidden/>
          </w:rPr>
          <w:t>27</w:t>
        </w:r>
        <w:r>
          <w:rPr>
            <w:noProof/>
            <w:webHidden/>
          </w:rPr>
          <w:fldChar w:fldCharType="end"/>
        </w:r>
        <w:r w:rsidRPr="00DA42A3">
          <w:rPr>
            <w:rStyle w:val="Hyperlink"/>
            <w:noProof/>
          </w:rPr>
          <w:fldChar w:fldCharType="end"/>
        </w:r>
      </w:ins>
    </w:p>
    <w:p w14:paraId="018DFF4E" w14:textId="01BA45E7" w:rsidR="009626DD" w:rsidRDefault="009626DD">
      <w:pPr>
        <w:pStyle w:val="TableofFigures"/>
        <w:tabs>
          <w:tab w:val="right" w:leader="dot" w:pos="9061"/>
        </w:tabs>
        <w:rPr>
          <w:ins w:id="389" w:author="Mai Văn Chánh" w:date="2021-03-30T23:08:00Z"/>
          <w:noProof/>
          <w:lang w:eastAsia="en-US"/>
        </w:rPr>
      </w:pPr>
      <w:ins w:id="390" w:author="Mai Văn Chánh" w:date="2021-03-30T23:08:00Z">
        <w:r w:rsidRPr="00DA42A3">
          <w:rPr>
            <w:rStyle w:val="Hyperlink"/>
            <w:noProof/>
          </w:rPr>
          <w:fldChar w:fldCharType="begin"/>
        </w:r>
        <w:r w:rsidRPr="00DA42A3">
          <w:rPr>
            <w:rStyle w:val="Hyperlink"/>
            <w:noProof/>
          </w:rPr>
          <w:instrText xml:space="preserve"> </w:instrText>
        </w:r>
        <w:r>
          <w:rPr>
            <w:noProof/>
          </w:rPr>
          <w:instrText>HYPERLINK \l "_Toc68038146"</w:instrText>
        </w:r>
        <w:r w:rsidRPr="00DA42A3">
          <w:rPr>
            <w:rStyle w:val="Hyperlink"/>
            <w:noProof/>
          </w:rPr>
          <w:instrText xml:space="preserve"> </w:instrText>
        </w:r>
        <w:r w:rsidRPr="00DA42A3">
          <w:rPr>
            <w:rStyle w:val="Hyperlink"/>
            <w:noProof/>
          </w:rPr>
        </w:r>
        <w:r w:rsidRPr="00DA42A3">
          <w:rPr>
            <w:rStyle w:val="Hyperlink"/>
            <w:noProof/>
          </w:rPr>
          <w:fldChar w:fldCharType="separate"/>
        </w:r>
        <w:r w:rsidRPr="00DA42A3">
          <w:rPr>
            <w:rStyle w:val="Hyperlink"/>
            <w:noProof/>
          </w:rPr>
          <w:t>Hình  30:Chức năng Hiển thị chi tiết chi tiêu</w:t>
        </w:r>
        <w:r>
          <w:rPr>
            <w:noProof/>
            <w:webHidden/>
          </w:rPr>
          <w:tab/>
        </w:r>
        <w:r>
          <w:rPr>
            <w:noProof/>
            <w:webHidden/>
          </w:rPr>
          <w:fldChar w:fldCharType="begin"/>
        </w:r>
        <w:r>
          <w:rPr>
            <w:noProof/>
            <w:webHidden/>
          </w:rPr>
          <w:instrText xml:space="preserve"> PAGEREF _Toc68038146 \h </w:instrText>
        </w:r>
        <w:r>
          <w:rPr>
            <w:noProof/>
            <w:webHidden/>
          </w:rPr>
        </w:r>
      </w:ins>
      <w:r>
        <w:rPr>
          <w:noProof/>
          <w:webHidden/>
        </w:rPr>
        <w:fldChar w:fldCharType="separate"/>
      </w:r>
      <w:ins w:id="391" w:author="Mai Văn Chánh" w:date="2021-03-30T23:08:00Z">
        <w:r>
          <w:rPr>
            <w:noProof/>
            <w:webHidden/>
          </w:rPr>
          <w:t>28</w:t>
        </w:r>
        <w:r>
          <w:rPr>
            <w:noProof/>
            <w:webHidden/>
          </w:rPr>
          <w:fldChar w:fldCharType="end"/>
        </w:r>
        <w:r w:rsidRPr="00DA42A3">
          <w:rPr>
            <w:rStyle w:val="Hyperlink"/>
            <w:noProof/>
          </w:rPr>
          <w:fldChar w:fldCharType="end"/>
        </w:r>
      </w:ins>
    </w:p>
    <w:p w14:paraId="4A505FB1" w14:textId="62185953" w:rsidR="009626DD" w:rsidRDefault="009626DD" w:rsidP="009626DD">
      <w:pPr>
        <w:rPr>
          <w:ins w:id="392" w:author="Mai Văn Chánh" w:date="2021-03-30T23:08:00Z"/>
        </w:rPr>
      </w:pPr>
      <w:ins w:id="393" w:author="Mai Văn Chánh" w:date="2021-03-30T23:08:00Z">
        <w:r>
          <w:fldChar w:fldCharType="end"/>
        </w:r>
      </w:ins>
    </w:p>
    <w:p w14:paraId="5B27BE03" w14:textId="2277D19B" w:rsidR="009626DD" w:rsidRDefault="009626DD" w:rsidP="009626DD">
      <w:pPr>
        <w:rPr>
          <w:ins w:id="394" w:author="Mai Văn Chánh" w:date="2021-03-30T23:08:00Z"/>
        </w:rPr>
      </w:pPr>
    </w:p>
    <w:p w14:paraId="69B0DB3B" w14:textId="40D761EA" w:rsidR="009626DD" w:rsidRDefault="009626DD" w:rsidP="009626DD">
      <w:pPr>
        <w:rPr>
          <w:ins w:id="395" w:author="Mai Văn Chánh" w:date="2021-03-30T23:08:00Z"/>
        </w:rPr>
      </w:pPr>
    </w:p>
    <w:p w14:paraId="21D43509" w14:textId="65036ABE" w:rsidR="009626DD" w:rsidRDefault="009626DD" w:rsidP="009626DD">
      <w:pPr>
        <w:rPr>
          <w:ins w:id="396" w:author="Mai Văn Chánh" w:date="2021-03-30T23:08:00Z"/>
        </w:rPr>
      </w:pPr>
    </w:p>
    <w:p w14:paraId="4F22D802" w14:textId="06C5AE87" w:rsidR="009626DD" w:rsidRDefault="009626DD" w:rsidP="009626DD">
      <w:pPr>
        <w:rPr>
          <w:ins w:id="397" w:author="Mai Văn Chánh" w:date="2021-03-30T23:08:00Z"/>
        </w:rPr>
      </w:pPr>
    </w:p>
    <w:p w14:paraId="68C536CD" w14:textId="70D4346E" w:rsidR="009626DD" w:rsidRDefault="009626DD" w:rsidP="009626DD">
      <w:pPr>
        <w:rPr>
          <w:ins w:id="398" w:author="Mai Văn Chánh" w:date="2021-03-30T23:08:00Z"/>
        </w:rPr>
      </w:pPr>
    </w:p>
    <w:p w14:paraId="17EC57A0" w14:textId="60EA4BBF" w:rsidR="009626DD" w:rsidRDefault="009626DD" w:rsidP="009626DD">
      <w:pPr>
        <w:rPr>
          <w:ins w:id="399" w:author="Mai Văn Chánh" w:date="2021-03-30T23:08:00Z"/>
        </w:rPr>
      </w:pPr>
    </w:p>
    <w:p w14:paraId="1768C830" w14:textId="29D49F33" w:rsidR="009626DD" w:rsidRDefault="009626DD" w:rsidP="009626DD">
      <w:pPr>
        <w:rPr>
          <w:ins w:id="400" w:author="Mai Văn Chánh" w:date="2021-03-30T23:08:00Z"/>
        </w:rPr>
      </w:pPr>
    </w:p>
    <w:p w14:paraId="5CEC1F1F" w14:textId="6972DFEC" w:rsidR="009626DD" w:rsidRDefault="009626DD" w:rsidP="009626DD">
      <w:pPr>
        <w:rPr>
          <w:ins w:id="401" w:author="Mai Văn Chánh" w:date="2021-03-30T23:08:00Z"/>
        </w:rPr>
      </w:pPr>
    </w:p>
    <w:p w14:paraId="77053DA4" w14:textId="1F1AC5C6" w:rsidR="009626DD" w:rsidRDefault="009626DD" w:rsidP="009626DD">
      <w:pPr>
        <w:rPr>
          <w:ins w:id="402" w:author="Mai Văn Chánh" w:date="2021-03-30T23:08:00Z"/>
        </w:rPr>
      </w:pPr>
    </w:p>
    <w:p w14:paraId="612206E2" w14:textId="716EF0A7" w:rsidR="009626DD" w:rsidRDefault="009626DD" w:rsidP="009626DD">
      <w:pPr>
        <w:rPr>
          <w:ins w:id="403" w:author="Mai Văn Chánh" w:date="2021-03-30T23:08:00Z"/>
        </w:rPr>
      </w:pPr>
    </w:p>
    <w:p w14:paraId="48132DBB" w14:textId="77777777" w:rsidR="009626DD" w:rsidRPr="009626DD" w:rsidRDefault="009626DD" w:rsidP="009626DD">
      <w:pPr>
        <w:rPr>
          <w:rPrChange w:id="404" w:author="Mai Văn Chánh" w:date="2021-03-30T23:08:00Z">
            <w:rPr>
              <w:rFonts w:ascii="Times New Roman" w:hAnsi="Times New Roman" w:cs="Times New Roman"/>
              <w:b/>
              <w:color w:val="auto"/>
              <w:sz w:val="26"/>
              <w:szCs w:val="26"/>
              <w:lang w:val="vi-VN"/>
            </w:rPr>
          </w:rPrChange>
        </w:rPr>
        <w:pPrChange w:id="405" w:author="Mai Văn Chánh" w:date="2021-03-30T23:08:00Z">
          <w:pPr>
            <w:pStyle w:val="Heading1"/>
            <w:spacing w:line="276" w:lineRule="auto"/>
            <w:jc w:val="center"/>
          </w:pPr>
        </w:pPrChange>
      </w:pPr>
    </w:p>
    <w:p w14:paraId="31C8E84F" w14:textId="0FE0BE38" w:rsidR="00400B0A" w:rsidRPr="00A622DF" w:rsidDel="009626DD" w:rsidRDefault="002C5C3C">
      <w:pPr>
        <w:pStyle w:val="TOC1"/>
        <w:tabs>
          <w:tab w:val="right" w:leader="dot" w:pos="9061"/>
        </w:tabs>
        <w:rPr>
          <w:del w:id="406" w:author="Mai Văn Chánh" w:date="2021-03-30T23:08:00Z"/>
          <w:rFonts w:ascii="Times New Roman" w:hAnsi="Times New Roman" w:cs="Times New Roman"/>
          <w:b w:val="0"/>
          <w:bCs w:val="0"/>
          <w:caps w:val="0"/>
          <w:noProof/>
          <w:sz w:val="26"/>
          <w:szCs w:val="26"/>
        </w:rPr>
      </w:pPr>
      <w:del w:id="407" w:author="Mai Văn Chánh" w:date="2021-03-30T23:08:00Z">
        <w:r w:rsidRPr="00A622DF" w:rsidDel="009626DD">
          <w:rPr>
            <w:rFonts w:ascii="Times New Roman" w:hAnsi="Times New Roman" w:cs="Times New Roman"/>
            <w:b w:val="0"/>
            <w:sz w:val="26"/>
            <w:szCs w:val="26"/>
            <w:lang w:val="vi-VN"/>
          </w:rPr>
          <w:lastRenderedPageBreak/>
          <w:fldChar w:fldCharType="begin"/>
        </w:r>
        <w:r w:rsidRPr="00A622DF" w:rsidDel="009626DD">
          <w:rPr>
            <w:rFonts w:ascii="Times New Roman" w:hAnsi="Times New Roman" w:cs="Times New Roman"/>
            <w:b w:val="0"/>
            <w:sz w:val="26"/>
            <w:szCs w:val="26"/>
            <w:lang w:val="vi-VN"/>
          </w:rPr>
          <w:delInstrText xml:space="preserve"> TOC \h \z \t "Hình ảnh,1" </w:delInstrText>
        </w:r>
        <w:r w:rsidRPr="00A622DF" w:rsidDel="009626DD">
          <w:rPr>
            <w:rFonts w:ascii="Times New Roman" w:hAnsi="Times New Roman" w:cs="Times New Roman"/>
            <w:b w:val="0"/>
            <w:sz w:val="26"/>
            <w:szCs w:val="26"/>
            <w:lang w:val="vi-VN"/>
          </w:rPr>
          <w:fldChar w:fldCharType="separate"/>
        </w:r>
        <w:r w:rsidR="007F603A" w:rsidDel="009626DD">
          <w:fldChar w:fldCharType="begin"/>
        </w:r>
        <w:r w:rsidR="007F603A" w:rsidDel="009626DD">
          <w:delInstrText xml:space="preserve"> HYPERLINK \l "_Toc55581447" </w:delInstrText>
        </w:r>
        <w:r w:rsidR="007F603A" w:rsidDel="009626DD">
          <w:fldChar w:fldCharType="separate"/>
        </w:r>
        <w:r w:rsidR="00400B0A" w:rsidRPr="00A622DF" w:rsidDel="009626DD">
          <w:rPr>
            <w:rStyle w:val="Hyperlink"/>
            <w:rFonts w:ascii="Times New Roman" w:hAnsi="Times New Roman" w:cs="Times New Roman"/>
            <w:noProof/>
            <w:sz w:val="26"/>
            <w:szCs w:val="26"/>
          </w:rPr>
          <w:delText>Hình 1.2. Sơ đồ chức năng của ứng dụng</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_Toc55581447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w:delText>
        </w:r>
        <w:r w:rsidR="00400B0A" w:rsidRPr="00A622DF" w:rsidDel="009626DD">
          <w:rPr>
            <w:rFonts w:ascii="Times New Roman" w:hAnsi="Times New Roman" w:cs="Times New Roman"/>
            <w:noProof/>
            <w:webHidden/>
            <w:sz w:val="26"/>
            <w:szCs w:val="26"/>
          </w:rPr>
          <w:fldChar w:fldCharType="end"/>
        </w:r>
        <w:r w:rsidR="007F603A" w:rsidDel="009626DD">
          <w:rPr>
            <w:rFonts w:ascii="Times New Roman" w:hAnsi="Times New Roman" w:cs="Times New Roman"/>
            <w:noProof/>
            <w:sz w:val="26"/>
            <w:szCs w:val="26"/>
          </w:rPr>
          <w:fldChar w:fldCharType="end"/>
        </w:r>
      </w:del>
    </w:p>
    <w:p w14:paraId="0384EF1A" w14:textId="0E11A67C" w:rsidR="00400B0A" w:rsidRPr="00A622DF" w:rsidDel="009626DD" w:rsidRDefault="007F603A">
      <w:pPr>
        <w:pStyle w:val="TOC1"/>
        <w:tabs>
          <w:tab w:val="right" w:leader="dot" w:pos="9061"/>
        </w:tabs>
        <w:rPr>
          <w:del w:id="408" w:author="Mai Văn Chánh" w:date="2021-03-30T23:08:00Z"/>
          <w:rFonts w:ascii="Times New Roman" w:hAnsi="Times New Roman" w:cs="Times New Roman"/>
          <w:b w:val="0"/>
          <w:bCs w:val="0"/>
          <w:caps w:val="0"/>
          <w:noProof/>
          <w:sz w:val="26"/>
          <w:szCs w:val="26"/>
        </w:rPr>
      </w:pPr>
      <w:del w:id="409" w:author="Mai Văn Chánh" w:date="2021-03-30T23:08:00Z">
        <w:r w:rsidDel="009626DD">
          <w:fldChar w:fldCharType="begin"/>
        </w:r>
        <w:r w:rsidDel="009626DD">
          <w:delInstrText xml:space="preserve"> HYPERLINK \l "_Toc55581448" </w:delInstrText>
        </w:r>
        <w:r w:rsidDel="009626DD">
          <w:fldChar w:fldCharType="separate"/>
        </w:r>
        <w:r w:rsidR="00400B0A" w:rsidRPr="00A622DF" w:rsidDel="009626DD">
          <w:rPr>
            <w:rStyle w:val="Hyperlink"/>
            <w:rFonts w:ascii="Times New Roman" w:hAnsi="Times New Roman" w:cs="Times New Roman"/>
            <w:noProof/>
            <w:sz w:val="26"/>
            <w:szCs w:val="26"/>
          </w:rPr>
          <w:delText>Hình 1.3.1.1. Màn hình Đăng nhập</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_Toc55581448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DD5681A" w14:textId="14792A47" w:rsidR="00400B0A" w:rsidRPr="00A622DF" w:rsidDel="009626DD" w:rsidRDefault="007F603A">
      <w:pPr>
        <w:pStyle w:val="TOC1"/>
        <w:tabs>
          <w:tab w:val="right" w:leader="dot" w:pos="9061"/>
        </w:tabs>
        <w:rPr>
          <w:del w:id="410" w:author="Mai Văn Chánh" w:date="2021-03-30T23:08:00Z"/>
          <w:rFonts w:ascii="Times New Roman" w:hAnsi="Times New Roman" w:cs="Times New Roman"/>
          <w:b w:val="0"/>
          <w:bCs w:val="0"/>
          <w:caps w:val="0"/>
          <w:noProof/>
          <w:sz w:val="26"/>
          <w:szCs w:val="26"/>
        </w:rPr>
      </w:pPr>
      <w:del w:id="411" w:author="Mai Văn Chánh" w:date="2021-03-30T23:08:00Z">
        <w:r w:rsidDel="009626DD">
          <w:fldChar w:fldCharType="begin"/>
        </w:r>
        <w:r w:rsidDel="009626DD">
          <w:delInstrText xml:space="preserve"> HYPERLINK \l "_Toc55581449" </w:delInstrText>
        </w:r>
        <w:r w:rsidDel="009626DD">
          <w:fldChar w:fldCharType="separate"/>
        </w:r>
        <w:r w:rsidR="00400B0A" w:rsidRPr="00A622DF" w:rsidDel="009626DD">
          <w:rPr>
            <w:rStyle w:val="Hyperlink"/>
            <w:rFonts w:ascii="Times New Roman" w:hAnsi="Times New Roman" w:cs="Times New Roman"/>
            <w:noProof/>
            <w:sz w:val="26"/>
            <w:szCs w:val="26"/>
          </w:rPr>
          <w:delText>Hình 1.3.1.2. Màn hình Danh sách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_Toc55581449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3</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F077501" w14:textId="74338E2C" w:rsidR="00400B0A" w:rsidRPr="00A622DF" w:rsidDel="009626DD" w:rsidRDefault="007F603A">
      <w:pPr>
        <w:pStyle w:val="TOC1"/>
        <w:tabs>
          <w:tab w:val="right" w:leader="dot" w:pos="9061"/>
        </w:tabs>
        <w:rPr>
          <w:del w:id="412" w:author="Mai Văn Chánh" w:date="2021-03-30T23:08:00Z"/>
          <w:rFonts w:ascii="Times New Roman" w:hAnsi="Times New Roman" w:cs="Times New Roman"/>
          <w:b w:val="0"/>
          <w:bCs w:val="0"/>
          <w:caps w:val="0"/>
          <w:noProof/>
          <w:sz w:val="26"/>
          <w:szCs w:val="26"/>
        </w:rPr>
      </w:pPr>
      <w:del w:id="413" w:author="Mai Văn Chánh" w:date="2021-03-30T23:08:00Z">
        <w:r w:rsidDel="009626DD">
          <w:fldChar w:fldCharType="begin"/>
        </w:r>
        <w:r w:rsidDel="009626DD">
          <w:delInstrText xml:space="preserve"> HYPERLINK \l "_Toc55581450" </w:delInstrText>
        </w:r>
        <w:r w:rsidDel="009626DD">
          <w:fldChar w:fldCharType="separate"/>
        </w:r>
        <w:r w:rsidR="00400B0A" w:rsidRPr="00A622DF" w:rsidDel="009626DD">
          <w:rPr>
            <w:rStyle w:val="Hyperlink"/>
            <w:rFonts w:ascii="Times New Roman" w:hAnsi="Times New Roman" w:cs="Times New Roman"/>
            <w:noProof/>
            <w:sz w:val="26"/>
            <w:szCs w:val="26"/>
          </w:rPr>
          <w:delText>Hình 1.3.1.3. Màn hình Thêm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_Toc55581450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4</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7C206CBE" w14:textId="7F1DB5CA" w:rsidR="00400B0A" w:rsidRPr="00A622DF" w:rsidDel="009626DD" w:rsidRDefault="007F603A">
      <w:pPr>
        <w:pStyle w:val="TOC1"/>
        <w:tabs>
          <w:tab w:val="right" w:leader="dot" w:pos="9061"/>
        </w:tabs>
        <w:rPr>
          <w:del w:id="414" w:author="Mai Văn Chánh" w:date="2021-03-30T23:08:00Z"/>
          <w:rFonts w:ascii="Times New Roman" w:hAnsi="Times New Roman" w:cs="Times New Roman"/>
          <w:b w:val="0"/>
          <w:bCs w:val="0"/>
          <w:caps w:val="0"/>
          <w:noProof/>
          <w:sz w:val="26"/>
          <w:szCs w:val="26"/>
        </w:rPr>
      </w:pPr>
      <w:del w:id="415" w:author="Mai Văn Chánh" w:date="2021-03-30T23:08:00Z">
        <w:r w:rsidDel="009626DD">
          <w:fldChar w:fldCharType="begin"/>
        </w:r>
        <w:r w:rsidDel="009626DD">
          <w:delInstrText xml:space="preserve"> HYPERLINK \l "_Toc55581451" </w:delInstrText>
        </w:r>
        <w:r w:rsidDel="009626DD">
          <w:fldChar w:fldCharType="separate"/>
        </w:r>
        <w:r w:rsidR="00400B0A" w:rsidRPr="00A622DF" w:rsidDel="009626DD">
          <w:rPr>
            <w:rStyle w:val="Hyperlink"/>
            <w:rFonts w:ascii="Times New Roman" w:hAnsi="Times New Roman" w:cs="Times New Roman"/>
            <w:noProof/>
            <w:sz w:val="26"/>
            <w:szCs w:val="26"/>
          </w:rPr>
          <w:delText>Hình 1.3.1.4. Màn hình Chi tiết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_Toc55581451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5</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02F8BCDF" w14:textId="57D4AD32" w:rsidR="00400B0A" w:rsidRPr="00A622DF" w:rsidDel="009626DD" w:rsidRDefault="007F603A">
      <w:pPr>
        <w:pStyle w:val="TOC1"/>
        <w:tabs>
          <w:tab w:val="right" w:leader="dot" w:pos="9061"/>
        </w:tabs>
        <w:rPr>
          <w:del w:id="416" w:author="Mai Văn Chánh" w:date="2021-03-30T23:08:00Z"/>
          <w:rFonts w:ascii="Times New Roman" w:hAnsi="Times New Roman" w:cs="Times New Roman"/>
          <w:b w:val="0"/>
          <w:bCs w:val="0"/>
          <w:caps w:val="0"/>
          <w:noProof/>
          <w:sz w:val="26"/>
          <w:szCs w:val="26"/>
        </w:rPr>
      </w:pPr>
      <w:del w:id="417" w:author="Mai Văn Chánh" w:date="2021-03-30T23:08:00Z">
        <w:r w:rsidDel="009626DD">
          <w:fldChar w:fldCharType="begin"/>
        </w:r>
        <w:r w:rsidDel="009626DD">
          <w:delInstrText xml:space="preserve"> HYPERLINK \l "_Toc55581452" </w:delInstrText>
        </w:r>
        <w:r w:rsidDel="009626DD">
          <w:fldChar w:fldCharType="separate"/>
        </w:r>
        <w:r w:rsidR="00400B0A" w:rsidRPr="00A622DF" w:rsidDel="009626DD">
          <w:rPr>
            <w:rStyle w:val="Hyperlink"/>
            <w:rFonts w:ascii="Times New Roman" w:hAnsi="Times New Roman" w:cs="Times New Roman"/>
            <w:noProof/>
            <w:sz w:val="26"/>
            <w:szCs w:val="26"/>
          </w:rPr>
          <w:delText>Hình 1.3.1.5. Màn hình Sửa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_Toc55581452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6</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B7276A1" w14:textId="3F22D703" w:rsidR="00400B0A" w:rsidRPr="00A622DF" w:rsidDel="009626DD" w:rsidRDefault="007F603A">
      <w:pPr>
        <w:pStyle w:val="TOC1"/>
        <w:tabs>
          <w:tab w:val="right" w:leader="dot" w:pos="9061"/>
        </w:tabs>
        <w:rPr>
          <w:del w:id="418" w:author="Mai Văn Chánh" w:date="2021-03-30T23:08:00Z"/>
          <w:rFonts w:ascii="Times New Roman" w:hAnsi="Times New Roman" w:cs="Times New Roman"/>
          <w:b w:val="0"/>
          <w:bCs w:val="0"/>
          <w:caps w:val="0"/>
          <w:noProof/>
          <w:sz w:val="26"/>
          <w:szCs w:val="26"/>
        </w:rPr>
      </w:pPr>
      <w:del w:id="419" w:author="Mai Văn Chánh" w:date="2021-03-30T23:08:00Z">
        <w:r w:rsidDel="009626DD">
          <w:fldChar w:fldCharType="begin"/>
        </w:r>
        <w:r w:rsidDel="009626DD">
          <w:delInstrText xml:space="preserve"> HYPERLINK \l "_Toc55581453" </w:delInstrText>
        </w:r>
        <w:r w:rsidDel="009626DD">
          <w:fldChar w:fldCharType="separate"/>
        </w:r>
        <w:r w:rsidR="00400B0A" w:rsidRPr="00A622DF" w:rsidDel="009626DD">
          <w:rPr>
            <w:rStyle w:val="Hyperlink"/>
            <w:rFonts w:ascii="Times New Roman" w:hAnsi="Times New Roman" w:cs="Times New Roman"/>
            <w:noProof/>
            <w:sz w:val="26"/>
            <w:szCs w:val="26"/>
          </w:rPr>
          <w:delText>Hình 1.3.1.6. Màn hình Xóa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_Toc55581453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7</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13DBA23" w14:textId="0EF9536B" w:rsidR="00400B0A" w:rsidRPr="00A622DF" w:rsidDel="009626DD" w:rsidRDefault="007F603A">
      <w:pPr>
        <w:pStyle w:val="TOC1"/>
        <w:tabs>
          <w:tab w:val="right" w:leader="dot" w:pos="9061"/>
        </w:tabs>
        <w:rPr>
          <w:del w:id="420" w:author="Mai Văn Chánh" w:date="2021-03-30T23:08:00Z"/>
          <w:rFonts w:ascii="Times New Roman" w:hAnsi="Times New Roman" w:cs="Times New Roman"/>
          <w:b w:val="0"/>
          <w:bCs w:val="0"/>
          <w:caps w:val="0"/>
          <w:noProof/>
          <w:sz w:val="26"/>
          <w:szCs w:val="26"/>
        </w:rPr>
      </w:pPr>
      <w:del w:id="421" w:author="Mai Văn Chánh" w:date="2021-03-30T23:08:00Z">
        <w:r w:rsidDel="009626DD">
          <w:fldChar w:fldCharType="begin"/>
        </w:r>
        <w:r w:rsidDel="009626DD">
          <w:delInstrText xml:space="preserve"> HYPERLINK \l "_Toc55581454" </w:delInstrText>
        </w:r>
        <w:r w:rsidDel="009626DD">
          <w:fldChar w:fldCharType="separate"/>
        </w:r>
        <w:r w:rsidR="00400B0A" w:rsidRPr="00A622DF" w:rsidDel="009626DD">
          <w:rPr>
            <w:rStyle w:val="Hyperlink"/>
            <w:rFonts w:ascii="Times New Roman" w:hAnsi="Times New Roman" w:cs="Times New Roman"/>
            <w:noProof/>
            <w:sz w:val="26"/>
            <w:szCs w:val="26"/>
          </w:rPr>
          <w:delText>Hình 1.3.1.7. Màn hình Date Picker</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_Toc55581454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8</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081A8B50" w14:textId="4CA2B837" w:rsidR="00400B0A" w:rsidRPr="00A622DF" w:rsidDel="009626DD" w:rsidRDefault="007F603A">
      <w:pPr>
        <w:pStyle w:val="TOC1"/>
        <w:tabs>
          <w:tab w:val="right" w:leader="dot" w:pos="9061"/>
        </w:tabs>
        <w:rPr>
          <w:del w:id="422" w:author="Mai Văn Chánh" w:date="2021-03-30T23:08:00Z"/>
          <w:rFonts w:ascii="Times New Roman" w:hAnsi="Times New Roman" w:cs="Times New Roman"/>
          <w:b w:val="0"/>
          <w:bCs w:val="0"/>
          <w:caps w:val="0"/>
          <w:noProof/>
          <w:sz w:val="26"/>
          <w:szCs w:val="26"/>
        </w:rPr>
      </w:pPr>
      <w:del w:id="423" w:author="Mai Văn Chánh" w:date="2021-03-30T23:08:00Z">
        <w:r w:rsidDel="009626DD">
          <w:fldChar w:fldCharType="begin"/>
        </w:r>
        <w:r w:rsidDel="009626DD">
          <w:delInstrText xml:space="preserve"> HYPERLINK \l "_Toc55581455" </w:delInstrText>
        </w:r>
        <w:r w:rsidDel="009626DD">
          <w:fldChar w:fldCharType="separate"/>
        </w:r>
        <w:r w:rsidR="00400B0A" w:rsidRPr="00A622DF" w:rsidDel="009626DD">
          <w:rPr>
            <w:rStyle w:val="Hyperlink"/>
            <w:rFonts w:ascii="Times New Roman" w:hAnsi="Times New Roman" w:cs="Times New Roman"/>
            <w:noProof/>
            <w:sz w:val="26"/>
            <w:szCs w:val="26"/>
          </w:rPr>
          <w:delText>Hình 1.3.1.8. Màn hình Time Picker</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_Toc55581455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9</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7D5F312F" w14:textId="0E696A7F" w:rsidR="00400B0A" w:rsidRPr="00A622DF" w:rsidDel="009626DD" w:rsidRDefault="007F603A">
      <w:pPr>
        <w:pStyle w:val="TOC1"/>
        <w:tabs>
          <w:tab w:val="right" w:leader="dot" w:pos="9061"/>
        </w:tabs>
        <w:rPr>
          <w:del w:id="424" w:author="Mai Văn Chánh" w:date="2021-03-30T23:08:00Z"/>
          <w:rFonts w:ascii="Times New Roman" w:hAnsi="Times New Roman" w:cs="Times New Roman"/>
          <w:b w:val="0"/>
          <w:bCs w:val="0"/>
          <w:caps w:val="0"/>
          <w:noProof/>
          <w:sz w:val="26"/>
          <w:szCs w:val="26"/>
        </w:rPr>
      </w:pPr>
      <w:del w:id="425" w:author="Mai Văn Chánh" w:date="2021-03-30T23:08:00Z">
        <w:r w:rsidDel="009626DD">
          <w:fldChar w:fldCharType="begin"/>
        </w:r>
        <w:r w:rsidDel="009626DD">
          <w:delInstrText xml:space="preserve"> HYPERLINK \l "_Toc55581456" </w:delInstrText>
        </w:r>
        <w:r w:rsidDel="009626DD">
          <w:fldChar w:fldCharType="separate"/>
        </w:r>
        <w:r w:rsidR="00400B0A" w:rsidRPr="00A622DF" w:rsidDel="009626DD">
          <w:rPr>
            <w:rStyle w:val="Hyperlink"/>
            <w:rFonts w:ascii="Times New Roman" w:hAnsi="Times New Roman" w:cs="Times New Roman"/>
            <w:noProof/>
            <w:sz w:val="26"/>
            <w:szCs w:val="26"/>
          </w:rPr>
          <w:delText>Hình 3.1.2. Sơ đồ liên kết các màn hình</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_Toc55581456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9</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7EECFF6" w14:textId="140DBB9A" w:rsidR="00400B0A" w:rsidRPr="00A622DF" w:rsidDel="009626DD" w:rsidRDefault="007F603A">
      <w:pPr>
        <w:pStyle w:val="TOC1"/>
        <w:tabs>
          <w:tab w:val="right" w:leader="dot" w:pos="9061"/>
        </w:tabs>
        <w:rPr>
          <w:del w:id="426" w:author="Mai Văn Chánh" w:date="2021-03-30T23:08:00Z"/>
          <w:rFonts w:ascii="Times New Roman" w:hAnsi="Times New Roman" w:cs="Times New Roman"/>
          <w:b w:val="0"/>
          <w:bCs w:val="0"/>
          <w:caps w:val="0"/>
          <w:noProof/>
          <w:sz w:val="26"/>
          <w:szCs w:val="26"/>
        </w:rPr>
      </w:pPr>
      <w:del w:id="427" w:author="Mai Văn Chánh" w:date="2021-03-30T23:08:00Z">
        <w:r w:rsidDel="009626DD">
          <w:fldChar w:fldCharType="begin"/>
        </w:r>
        <w:r w:rsidDel="009626DD">
          <w:delInstrText xml:space="preserve"> HYPERLINK \l "_Toc55581457"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2.1.1.1. DatePicker mode Calendar view Portrait Screen</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_Toc55581457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11</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2FACDBD2" w14:textId="529C8E52" w:rsidR="00400B0A" w:rsidRPr="00A622DF" w:rsidDel="009626DD" w:rsidRDefault="007F603A">
      <w:pPr>
        <w:pStyle w:val="TOC1"/>
        <w:tabs>
          <w:tab w:val="right" w:leader="dot" w:pos="9061"/>
        </w:tabs>
        <w:rPr>
          <w:del w:id="428" w:author="Mai Văn Chánh" w:date="2021-03-30T23:08:00Z"/>
          <w:rFonts w:ascii="Times New Roman" w:hAnsi="Times New Roman" w:cs="Times New Roman"/>
          <w:b w:val="0"/>
          <w:bCs w:val="0"/>
          <w:caps w:val="0"/>
          <w:noProof/>
          <w:sz w:val="26"/>
          <w:szCs w:val="26"/>
        </w:rPr>
      </w:pPr>
      <w:del w:id="429" w:author="Mai Văn Chánh" w:date="2021-03-30T23:08:00Z">
        <w:r w:rsidDel="009626DD">
          <w:fldChar w:fldCharType="begin"/>
        </w:r>
        <w:r w:rsidDel="009626DD">
          <w:delInstrText xml:space="preserve"> HYPERLINK \l "_Toc55581458"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2.1.1.2. DatePicker mode Calendar view Landscape Screen</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_Toc55581458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579DDC2" w14:textId="261E6DC4" w:rsidR="00400B0A" w:rsidRPr="00A622DF" w:rsidDel="009626DD" w:rsidRDefault="007F603A">
      <w:pPr>
        <w:pStyle w:val="TOC1"/>
        <w:tabs>
          <w:tab w:val="right" w:leader="dot" w:pos="9061"/>
        </w:tabs>
        <w:rPr>
          <w:del w:id="430" w:author="Mai Văn Chánh" w:date="2021-03-30T23:08:00Z"/>
          <w:rFonts w:ascii="Times New Roman" w:hAnsi="Times New Roman" w:cs="Times New Roman"/>
          <w:b w:val="0"/>
          <w:bCs w:val="0"/>
          <w:caps w:val="0"/>
          <w:noProof/>
          <w:sz w:val="26"/>
          <w:szCs w:val="26"/>
        </w:rPr>
      </w:pPr>
      <w:del w:id="431" w:author="Mai Văn Chánh" w:date="2021-03-30T23:08:00Z">
        <w:r w:rsidDel="009626DD">
          <w:fldChar w:fldCharType="begin"/>
        </w:r>
        <w:r w:rsidDel="009626DD">
          <w:delInstrText xml:space="preserve"> HYPERLINK \l "_Toc55581459"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2.1.1.3. DatePicker mode Spinner view calendarViewShown = “true”</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_Toc55581459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7F3D267A" w14:textId="060E0D6F" w:rsidR="00400B0A" w:rsidRPr="00A622DF" w:rsidDel="009626DD" w:rsidRDefault="007F603A">
      <w:pPr>
        <w:pStyle w:val="TOC1"/>
        <w:tabs>
          <w:tab w:val="right" w:leader="dot" w:pos="9061"/>
        </w:tabs>
        <w:rPr>
          <w:del w:id="432" w:author="Mai Văn Chánh" w:date="2021-03-30T23:08:00Z"/>
          <w:rFonts w:ascii="Times New Roman" w:hAnsi="Times New Roman" w:cs="Times New Roman"/>
          <w:b w:val="0"/>
          <w:bCs w:val="0"/>
          <w:caps w:val="0"/>
          <w:noProof/>
          <w:sz w:val="26"/>
          <w:szCs w:val="26"/>
        </w:rPr>
      </w:pPr>
      <w:del w:id="433" w:author="Mai Văn Chánh" w:date="2021-03-30T23:08:00Z">
        <w:r w:rsidDel="009626DD">
          <w:fldChar w:fldCharType="begin"/>
        </w:r>
        <w:r w:rsidDel="009626DD">
          <w:delInstrText xml:space="preserve"> HYPERLINK \l "_Toc55581460"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2.1.1.4. DatePicker mode Spinner view calendarViewShown = “false”</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_Toc55581460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67FA0FB4" w14:textId="332ACDA5" w:rsidR="00400B0A" w:rsidRPr="00A622DF" w:rsidDel="009626DD" w:rsidRDefault="007F603A">
      <w:pPr>
        <w:pStyle w:val="TOC1"/>
        <w:tabs>
          <w:tab w:val="right" w:leader="dot" w:pos="9061"/>
        </w:tabs>
        <w:rPr>
          <w:del w:id="434" w:author="Mai Văn Chánh" w:date="2021-03-30T23:08:00Z"/>
          <w:rFonts w:ascii="Times New Roman" w:hAnsi="Times New Roman" w:cs="Times New Roman"/>
          <w:b w:val="0"/>
          <w:bCs w:val="0"/>
          <w:caps w:val="0"/>
          <w:noProof/>
          <w:sz w:val="26"/>
          <w:szCs w:val="26"/>
        </w:rPr>
      </w:pPr>
      <w:del w:id="435" w:author="Mai Văn Chánh" w:date="2021-03-30T23:08:00Z">
        <w:r w:rsidDel="009626DD">
          <w:fldChar w:fldCharType="begin"/>
        </w:r>
        <w:r w:rsidDel="009626DD">
          <w:delInstrText xml:space="preserve"> HYPERLINK \l "_Toc55581461"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2.1.1.5. DatePicker mode Spinner view spinnersViewShown = “false”</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_Toc55581461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7F39501E" w14:textId="26A00F85" w:rsidR="00400B0A" w:rsidRPr="00A622DF" w:rsidDel="009626DD" w:rsidRDefault="007F603A">
      <w:pPr>
        <w:pStyle w:val="TOC1"/>
        <w:tabs>
          <w:tab w:val="right" w:leader="dot" w:pos="9061"/>
        </w:tabs>
        <w:rPr>
          <w:del w:id="436" w:author="Mai Văn Chánh" w:date="2021-03-30T23:08:00Z"/>
          <w:rFonts w:ascii="Times New Roman" w:hAnsi="Times New Roman" w:cs="Times New Roman"/>
          <w:b w:val="0"/>
          <w:bCs w:val="0"/>
          <w:caps w:val="0"/>
          <w:noProof/>
          <w:sz w:val="26"/>
          <w:szCs w:val="26"/>
        </w:rPr>
      </w:pPr>
      <w:del w:id="437" w:author="Mai Văn Chánh" w:date="2021-03-30T23:08:00Z">
        <w:r w:rsidDel="009626DD">
          <w:fldChar w:fldCharType="begin"/>
        </w:r>
        <w:r w:rsidDel="009626DD">
          <w:delInstrText xml:space="preserve"> HYPERLINK \l "_Toc55581462"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2.1.2.1. TimePicker mode Clock</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_Toc55581462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13</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54C38609" w14:textId="1FB60A98" w:rsidR="00400B0A" w:rsidRPr="00A622DF" w:rsidDel="009626DD" w:rsidRDefault="007F603A">
      <w:pPr>
        <w:pStyle w:val="TOC1"/>
        <w:tabs>
          <w:tab w:val="right" w:leader="dot" w:pos="9061"/>
        </w:tabs>
        <w:rPr>
          <w:del w:id="438" w:author="Mai Văn Chánh" w:date="2021-03-30T23:08:00Z"/>
          <w:rFonts w:ascii="Times New Roman" w:hAnsi="Times New Roman" w:cs="Times New Roman"/>
          <w:b w:val="0"/>
          <w:bCs w:val="0"/>
          <w:caps w:val="0"/>
          <w:noProof/>
          <w:sz w:val="26"/>
          <w:szCs w:val="26"/>
        </w:rPr>
      </w:pPr>
      <w:del w:id="439" w:author="Mai Văn Chánh" w:date="2021-03-30T23:08:00Z">
        <w:r w:rsidDel="009626DD">
          <w:fldChar w:fldCharType="begin"/>
        </w:r>
        <w:r w:rsidDel="009626DD">
          <w:delInstrText xml:space="preserve"> HYPERLINK \l "_Toc55581463"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2.1.2.2. TimePicker mode Spinner view 12H</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_Toc55581463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13</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6BF9D9EA" w14:textId="00E3F498" w:rsidR="00400B0A" w:rsidRPr="00A622DF" w:rsidDel="009626DD" w:rsidRDefault="007F603A">
      <w:pPr>
        <w:pStyle w:val="TOC1"/>
        <w:tabs>
          <w:tab w:val="right" w:leader="dot" w:pos="9061"/>
        </w:tabs>
        <w:rPr>
          <w:del w:id="440" w:author="Mai Văn Chánh" w:date="2021-03-30T23:08:00Z"/>
          <w:rFonts w:ascii="Times New Roman" w:hAnsi="Times New Roman" w:cs="Times New Roman"/>
          <w:b w:val="0"/>
          <w:bCs w:val="0"/>
          <w:caps w:val="0"/>
          <w:noProof/>
          <w:sz w:val="26"/>
          <w:szCs w:val="26"/>
        </w:rPr>
      </w:pPr>
      <w:del w:id="441" w:author="Mai Văn Chánh" w:date="2021-03-30T23:08:00Z">
        <w:r w:rsidDel="009626DD">
          <w:fldChar w:fldCharType="begin"/>
        </w:r>
        <w:r w:rsidDel="009626DD">
          <w:delInstrText xml:space="preserve"> HYPERLINK \l "_Toc55581464"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2.1.2.3. TimePicker mode Spinner view 24H</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_Toc55581464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13</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6B29CD42" w14:textId="627C4888" w:rsidR="00400B0A" w:rsidRPr="00A622DF" w:rsidDel="009626DD" w:rsidRDefault="007F603A">
      <w:pPr>
        <w:pStyle w:val="TOC1"/>
        <w:tabs>
          <w:tab w:val="right" w:leader="dot" w:pos="9061"/>
        </w:tabs>
        <w:rPr>
          <w:del w:id="442" w:author="Mai Văn Chánh" w:date="2021-03-30T23:08:00Z"/>
          <w:rFonts w:ascii="Times New Roman" w:hAnsi="Times New Roman" w:cs="Times New Roman"/>
          <w:b w:val="0"/>
          <w:bCs w:val="0"/>
          <w:caps w:val="0"/>
          <w:noProof/>
          <w:sz w:val="26"/>
          <w:szCs w:val="26"/>
        </w:rPr>
      </w:pPr>
      <w:del w:id="443" w:author="Mai Văn Chánh" w:date="2021-03-30T23:08:00Z">
        <w:r w:rsidDel="009626DD">
          <w:fldChar w:fldCharType="begin"/>
        </w:r>
        <w:r w:rsidDel="009626DD">
          <w:delInstrText xml:space="preserve"> HYPERLINK \l "_Toc55581465"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2.2.1.1. Màn hình DatePicker trong ứng dụng</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_Toc55581465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14</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3DB44281" w14:textId="7E25C81A" w:rsidR="00400B0A" w:rsidRPr="00A622DF" w:rsidDel="009626DD" w:rsidRDefault="007F603A">
      <w:pPr>
        <w:pStyle w:val="TOC1"/>
        <w:tabs>
          <w:tab w:val="right" w:leader="dot" w:pos="9061"/>
        </w:tabs>
        <w:rPr>
          <w:del w:id="444" w:author="Mai Văn Chánh" w:date="2021-03-30T23:08:00Z"/>
          <w:rFonts w:ascii="Times New Roman" w:hAnsi="Times New Roman" w:cs="Times New Roman"/>
          <w:b w:val="0"/>
          <w:bCs w:val="0"/>
          <w:caps w:val="0"/>
          <w:noProof/>
          <w:sz w:val="26"/>
          <w:szCs w:val="26"/>
        </w:rPr>
      </w:pPr>
      <w:del w:id="445" w:author="Mai Văn Chánh" w:date="2021-03-30T23:08:00Z">
        <w:r w:rsidDel="009626DD">
          <w:fldChar w:fldCharType="begin"/>
        </w:r>
        <w:r w:rsidDel="009626DD">
          <w:delInstrText xml:space="preserve"> HYPERLINK \l "_Toc55581466"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2.2.1.2. Màn hình TimePicker trong ứng dụng</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_Toc55581466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15</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7682D7F" w14:textId="3935FF3F" w:rsidR="00400B0A" w:rsidRPr="00A622DF" w:rsidDel="009626DD" w:rsidRDefault="007F603A">
      <w:pPr>
        <w:pStyle w:val="TOC1"/>
        <w:tabs>
          <w:tab w:val="right" w:leader="dot" w:pos="9061"/>
        </w:tabs>
        <w:rPr>
          <w:del w:id="446" w:author="Mai Văn Chánh" w:date="2021-03-30T23:08:00Z"/>
          <w:rFonts w:ascii="Times New Roman" w:hAnsi="Times New Roman" w:cs="Times New Roman"/>
          <w:b w:val="0"/>
          <w:bCs w:val="0"/>
          <w:caps w:val="0"/>
          <w:noProof/>
          <w:sz w:val="26"/>
          <w:szCs w:val="26"/>
        </w:rPr>
      </w:pPr>
      <w:del w:id="447" w:author="Mai Văn Chánh" w:date="2021-03-30T23:08:00Z">
        <w:r w:rsidDel="009626DD">
          <w:fldChar w:fldCharType="begin"/>
        </w:r>
        <w:r w:rsidDel="009626DD">
          <w:delInstrText xml:space="preserve"> HYPERLINK \l "_Toc55581467"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3.1.1. Chức năng đăng nhập</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_Toc55581467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17</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02A64ACA" w14:textId="65A20E4E" w:rsidR="00400B0A" w:rsidRPr="00A622DF" w:rsidDel="009626DD" w:rsidRDefault="007F603A">
      <w:pPr>
        <w:pStyle w:val="TOC1"/>
        <w:tabs>
          <w:tab w:val="right" w:leader="dot" w:pos="9061"/>
        </w:tabs>
        <w:rPr>
          <w:del w:id="448" w:author="Mai Văn Chánh" w:date="2021-03-30T23:08:00Z"/>
          <w:rFonts w:ascii="Times New Roman" w:hAnsi="Times New Roman" w:cs="Times New Roman"/>
          <w:b w:val="0"/>
          <w:bCs w:val="0"/>
          <w:caps w:val="0"/>
          <w:noProof/>
          <w:sz w:val="26"/>
          <w:szCs w:val="26"/>
        </w:rPr>
      </w:pPr>
      <w:del w:id="449" w:author="Mai Văn Chánh" w:date="2021-03-30T23:08:00Z">
        <w:r w:rsidDel="009626DD">
          <w:fldChar w:fldCharType="begin"/>
        </w:r>
        <w:r w:rsidDel="009626DD">
          <w:delInstrText xml:space="preserve"> HYPERLINK \l "_Toc55581468" </w:delInstrText>
        </w:r>
        <w:r w:rsidDel="009626DD">
          <w:fldChar w:fldCharType="separate"/>
        </w:r>
        <w:r w:rsidR="00400B0A" w:rsidRPr="00A622DF" w:rsidDel="009626DD">
          <w:rPr>
            <w:rStyle w:val="Hyperlink"/>
            <w:rFonts w:ascii="Times New Roman" w:hAnsi="Times New Roman" w:cs="Times New Roman"/>
            <w:noProof/>
            <w:sz w:val="26"/>
            <w:szCs w:val="26"/>
          </w:rPr>
          <w:delText>Hình 3.1.2.1. Chức năng thêm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_Toc55581468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17</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08FDF34" w14:textId="3D745568" w:rsidR="00400B0A" w:rsidRPr="00A622DF" w:rsidDel="009626DD" w:rsidRDefault="007F603A">
      <w:pPr>
        <w:pStyle w:val="TOC1"/>
        <w:tabs>
          <w:tab w:val="right" w:leader="dot" w:pos="9061"/>
        </w:tabs>
        <w:rPr>
          <w:del w:id="450" w:author="Mai Văn Chánh" w:date="2021-03-30T23:08:00Z"/>
          <w:rFonts w:ascii="Times New Roman" w:hAnsi="Times New Roman" w:cs="Times New Roman"/>
          <w:b w:val="0"/>
          <w:bCs w:val="0"/>
          <w:caps w:val="0"/>
          <w:noProof/>
          <w:sz w:val="26"/>
          <w:szCs w:val="26"/>
        </w:rPr>
      </w:pPr>
      <w:del w:id="451" w:author="Mai Văn Chánh" w:date="2021-03-30T23:08:00Z">
        <w:r w:rsidDel="009626DD">
          <w:fldChar w:fldCharType="begin"/>
        </w:r>
        <w:r w:rsidDel="009626DD">
          <w:delInstrText xml:space="preserve"> HYPERLINK \l "_Toc55581469"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3.1.2.2. Chức năng Xem chi tiết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_Toc55581469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17</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6A72B418" w14:textId="42A3E39A" w:rsidR="00400B0A" w:rsidRPr="00A622DF" w:rsidDel="009626DD" w:rsidRDefault="007F603A">
      <w:pPr>
        <w:pStyle w:val="TOC1"/>
        <w:tabs>
          <w:tab w:val="right" w:leader="dot" w:pos="9061"/>
        </w:tabs>
        <w:rPr>
          <w:del w:id="452" w:author="Mai Văn Chánh" w:date="2021-03-30T23:08:00Z"/>
          <w:rFonts w:ascii="Times New Roman" w:hAnsi="Times New Roman" w:cs="Times New Roman"/>
          <w:b w:val="0"/>
          <w:bCs w:val="0"/>
          <w:caps w:val="0"/>
          <w:noProof/>
          <w:sz w:val="26"/>
          <w:szCs w:val="26"/>
        </w:rPr>
      </w:pPr>
      <w:del w:id="453" w:author="Mai Văn Chánh" w:date="2021-03-30T23:08:00Z">
        <w:r w:rsidDel="009626DD">
          <w:fldChar w:fldCharType="begin"/>
        </w:r>
        <w:r w:rsidDel="009626DD">
          <w:delInstrText xml:space="preserve"> HYPERLINK \l "_Toc55581470"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3.1.2.3. Chức năng Sửa thông tin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_Toc55581470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18</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D73E445" w14:textId="0307260D" w:rsidR="00400B0A" w:rsidRPr="00A622DF" w:rsidDel="009626DD" w:rsidRDefault="007F603A">
      <w:pPr>
        <w:pStyle w:val="TOC1"/>
        <w:tabs>
          <w:tab w:val="right" w:leader="dot" w:pos="9061"/>
        </w:tabs>
        <w:rPr>
          <w:del w:id="454" w:author="Mai Văn Chánh" w:date="2021-03-30T23:08:00Z"/>
          <w:rFonts w:ascii="Times New Roman" w:hAnsi="Times New Roman" w:cs="Times New Roman"/>
          <w:b w:val="0"/>
          <w:bCs w:val="0"/>
          <w:caps w:val="0"/>
          <w:noProof/>
          <w:sz w:val="26"/>
          <w:szCs w:val="26"/>
        </w:rPr>
      </w:pPr>
      <w:del w:id="455" w:author="Mai Văn Chánh" w:date="2021-03-30T23:08:00Z">
        <w:r w:rsidDel="009626DD">
          <w:fldChar w:fldCharType="begin"/>
        </w:r>
        <w:r w:rsidDel="009626DD">
          <w:delInstrText xml:space="preserve"> HYPERLINK \l "_Toc55581471"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3.1.2.4. Chức năng Xóa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_Toc55581471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18</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720905F4" w14:textId="7C1343A8" w:rsidR="00400B0A" w:rsidRPr="00A622DF" w:rsidDel="009626DD" w:rsidRDefault="007F603A">
      <w:pPr>
        <w:pStyle w:val="TOC1"/>
        <w:tabs>
          <w:tab w:val="right" w:leader="dot" w:pos="9061"/>
        </w:tabs>
        <w:rPr>
          <w:del w:id="456" w:author="Mai Văn Chánh" w:date="2021-03-30T23:08:00Z"/>
          <w:rFonts w:ascii="Times New Roman" w:hAnsi="Times New Roman" w:cs="Times New Roman"/>
          <w:b w:val="0"/>
          <w:bCs w:val="0"/>
          <w:caps w:val="0"/>
          <w:noProof/>
          <w:sz w:val="26"/>
          <w:szCs w:val="26"/>
        </w:rPr>
      </w:pPr>
      <w:del w:id="457" w:author="Mai Văn Chánh" w:date="2021-03-30T23:08:00Z">
        <w:r w:rsidDel="009626DD">
          <w:fldChar w:fldCharType="begin"/>
        </w:r>
        <w:r w:rsidDel="009626DD">
          <w:delInstrText xml:space="preserve"> HYPERLINK \l "_Toc55581472"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3.1.2.5. Chức năng Đăng xuất</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_Toc55581472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18</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5F364824" w14:textId="18457099" w:rsidR="00400B0A" w:rsidRPr="00A622DF" w:rsidDel="009626DD" w:rsidRDefault="007F603A">
      <w:pPr>
        <w:pStyle w:val="TOC1"/>
        <w:tabs>
          <w:tab w:val="right" w:leader="dot" w:pos="9061"/>
        </w:tabs>
        <w:rPr>
          <w:del w:id="458" w:author="Mai Văn Chánh" w:date="2021-03-30T23:08:00Z"/>
          <w:rFonts w:ascii="Times New Roman" w:hAnsi="Times New Roman" w:cs="Times New Roman"/>
          <w:b w:val="0"/>
          <w:bCs w:val="0"/>
          <w:caps w:val="0"/>
          <w:noProof/>
          <w:sz w:val="26"/>
          <w:szCs w:val="26"/>
        </w:rPr>
      </w:pPr>
      <w:del w:id="459" w:author="Mai Văn Chánh" w:date="2021-03-30T23:08:00Z">
        <w:r w:rsidDel="009626DD">
          <w:fldChar w:fldCharType="begin"/>
        </w:r>
        <w:r w:rsidDel="009626DD">
          <w:delInstrText xml:space="preserve"> HYPERLINK \l "_Toc55581473"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3.1.3.1. Chức năng chọn Ngày</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_Toc55581473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19</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07A7980" w14:textId="0EE30639" w:rsidR="00400B0A" w:rsidRPr="00A622DF" w:rsidDel="009626DD" w:rsidRDefault="007F603A">
      <w:pPr>
        <w:pStyle w:val="TOC1"/>
        <w:tabs>
          <w:tab w:val="right" w:leader="dot" w:pos="9061"/>
        </w:tabs>
        <w:rPr>
          <w:del w:id="460" w:author="Mai Văn Chánh" w:date="2021-03-30T23:08:00Z"/>
          <w:rFonts w:ascii="Times New Roman" w:hAnsi="Times New Roman" w:cs="Times New Roman"/>
          <w:b w:val="0"/>
          <w:bCs w:val="0"/>
          <w:caps w:val="0"/>
          <w:noProof/>
          <w:sz w:val="26"/>
          <w:szCs w:val="26"/>
        </w:rPr>
      </w:pPr>
      <w:del w:id="461" w:author="Mai Văn Chánh" w:date="2021-03-30T23:08:00Z">
        <w:r w:rsidDel="009626DD">
          <w:fldChar w:fldCharType="begin"/>
        </w:r>
        <w:r w:rsidDel="009626DD">
          <w:delInstrText xml:space="preserve"> HYPERLINK \l "_Toc55581474"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3.1.3.2. Chức năng chọn Giờ</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_Toc55581474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19</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3593F6F9" w14:textId="043CDAE9" w:rsidR="00400B0A" w:rsidRPr="00A622DF" w:rsidDel="009626DD" w:rsidRDefault="007F603A">
      <w:pPr>
        <w:pStyle w:val="TOC1"/>
        <w:tabs>
          <w:tab w:val="right" w:leader="dot" w:pos="9061"/>
        </w:tabs>
        <w:rPr>
          <w:del w:id="462" w:author="Mai Văn Chánh" w:date="2021-03-30T23:08:00Z"/>
          <w:rFonts w:ascii="Times New Roman" w:hAnsi="Times New Roman" w:cs="Times New Roman"/>
          <w:b w:val="0"/>
          <w:bCs w:val="0"/>
          <w:caps w:val="0"/>
          <w:noProof/>
          <w:sz w:val="26"/>
          <w:szCs w:val="26"/>
        </w:rPr>
      </w:pPr>
      <w:del w:id="463" w:author="Mai Văn Chánh" w:date="2021-03-30T23:08:00Z">
        <w:r w:rsidDel="009626DD">
          <w:fldChar w:fldCharType="begin"/>
        </w:r>
        <w:r w:rsidDel="009626DD">
          <w:delInstrText xml:space="preserve"> HYPERLINK \l "_Toc55581475"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3.1.3.3. Chức năng Lưu</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_Toc55581475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20</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08766F46" w14:textId="1E3819A7" w:rsidR="00400B0A" w:rsidRPr="00A622DF" w:rsidDel="009626DD" w:rsidRDefault="007F603A">
      <w:pPr>
        <w:pStyle w:val="TOC1"/>
        <w:tabs>
          <w:tab w:val="right" w:leader="dot" w:pos="9061"/>
        </w:tabs>
        <w:rPr>
          <w:del w:id="464" w:author="Mai Văn Chánh" w:date="2021-03-30T23:08:00Z"/>
          <w:rFonts w:ascii="Times New Roman" w:hAnsi="Times New Roman" w:cs="Times New Roman"/>
          <w:b w:val="0"/>
          <w:bCs w:val="0"/>
          <w:caps w:val="0"/>
          <w:noProof/>
          <w:sz w:val="26"/>
          <w:szCs w:val="26"/>
        </w:rPr>
      </w:pPr>
      <w:del w:id="465" w:author="Mai Văn Chánh" w:date="2021-03-30T23:08:00Z">
        <w:r w:rsidDel="009626DD">
          <w:fldChar w:fldCharType="begin"/>
        </w:r>
        <w:r w:rsidDel="009626DD">
          <w:delInstrText xml:space="preserve"> HYPERLINK \l "_Toc55581476"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3.1.3.4. Chức năng Thoát</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_Toc55581476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20</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297887A" w14:textId="5C733147" w:rsidR="00400B0A" w:rsidRPr="00A622DF" w:rsidDel="009626DD" w:rsidRDefault="007F603A">
      <w:pPr>
        <w:pStyle w:val="TOC1"/>
        <w:tabs>
          <w:tab w:val="right" w:leader="dot" w:pos="9061"/>
        </w:tabs>
        <w:rPr>
          <w:del w:id="466" w:author="Mai Văn Chánh" w:date="2021-03-30T23:08:00Z"/>
          <w:rFonts w:ascii="Times New Roman" w:hAnsi="Times New Roman" w:cs="Times New Roman"/>
          <w:b w:val="0"/>
          <w:bCs w:val="0"/>
          <w:caps w:val="0"/>
          <w:noProof/>
          <w:sz w:val="26"/>
          <w:szCs w:val="26"/>
        </w:rPr>
      </w:pPr>
      <w:del w:id="467" w:author="Mai Văn Chánh" w:date="2021-03-30T23:08:00Z">
        <w:r w:rsidDel="009626DD">
          <w:fldChar w:fldCharType="begin"/>
        </w:r>
        <w:r w:rsidDel="009626DD">
          <w:delInstrText xml:space="preserve"> HYPERLINK \l "_Toc55581477"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3.1.4. Chức năng Xác nhận xóa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_Toc55581477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21</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4A5B8510" w14:textId="77148FAB" w:rsidR="00400B0A" w:rsidRPr="00A622DF" w:rsidDel="009626DD" w:rsidRDefault="007F603A">
      <w:pPr>
        <w:pStyle w:val="TOC1"/>
        <w:tabs>
          <w:tab w:val="right" w:leader="dot" w:pos="9061"/>
        </w:tabs>
        <w:rPr>
          <w:del w:id="468" w:author="Mai Văn Chánh" w:date="2021-03-30T23:08:00Z"/>
          <w:rFonts w:ascii="Times New Roman" w:hAnsi="Times New Roman" w:cs="Times New Roman"/>
          <w:b w:val="0"/>
          <w:bCs w:val="0"/>
          <w:caps w:val="0"/>
          <w:noProof/>
          <w:sz w:val="26"/>
          <w:szCs w:val="26"/>
        </w:rPr>
      </w:pPr>
      <w:del w:id="469" w:author="Mai Văn Chánh" w:date="2021-03-30T23:08:00Z">
        <w:r w:rsidDel="009626DD">
          <w:fldChar w:fldCharType="begin"/>
        </w:r>
        <w:r w:rsidDel="009626DD">
          <w:delInstrText xml:space="preserve"> HYPERLINK \l "_Toc55581478" </w:delInstrText>
        </w:r>
        <w:r w:rsidDel="009626DD">
          <w:fldChar w:fldCharType="separate"/>
        </w:r>
        <w:r w:rsidR="00400B0A" w:rsidRPr="00A622DF" w:rsidDel="009626DD">
          <w:rPr>
            <w:rStyle w:val="Hyperlink"/>
            <w:rFonts w:ascii="Times New Roman" w:hAnsi="Times New Roman" w:cs="Times New Roman"/>
            <w:noProof/>
            <w:sz w:val="26"/>
            <w:szCs w:val="26"/>
            <w:shd w:val="clear" w:color="auto" w:fill="FFFFFF"/>
          </w:rPr>
          <w:delText>Hình 3.1.5. Chức năng Xem chi tiết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_Toc55581478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21</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340CA15D" w14:textId="7D85A383" w:rsidR="007B30DF" w:rsidRPr="00A622DF" w:rsidDel="009626DD" w:rsidRDefault="002C5C3C" w:rsidP="00650CA2">
      <w:pPr>
        <w:spacing w:line="276" w:lineRule="auto"/>
        <w:rPr>
          <w:del w:id="470" w:author="Mai Văn Chánh" w:date="2021-03-30T23:08:00Z"/>
          <w:rFonts w:ascii="Times New Roman" w:hAnsi="Times New Roman" w:cs="Times New Roman"/>
          <w:b/>
          <w:sz w:val="26"/>
          <w:szCs w:val="26"/>
          <w:lang w:val="vi-VN"/>
        </w:rPr>
      </w:pPr>
      <w:del w:id="471" w:author="Mai Văn Chánh" w:date="2021-03-30T23:08:00Z">
        <w:r w:rsidRPr="00A622DF" w:rsidDel="009626DD">
          <w:rPr>
            <w:rFonts w:ascii="Times New Roman" w:hAnsi="Times New Roman" w:cs="Times New Roman"/>
            <w:b/>
            <w:sz w:val="26"/>
            <w:szCs w:val="26"/>
            <w:lang w:val="vi-VN"/>
          </w:rPr>
          <w:fldChar w:fldCharType="end"/>
        </w:r>
        <w:r w:rsidR="007B30DF" w:rsidRPr="00A622DF" w:rsidDel="009626DD">
          <w:rPr>
            <w:rFonts w:ascii="Times New Roman" w:hAnsi="Times New Roman" w:cs="Times New Roman"/>
            <w:b/>
            <w:sz w:val="26"/>
            <w:szCs w:val="26"/>
            <w:lang w:val="vi-VN"/>
          </w:rPr>
          <w:br w:type="page"/>
        </w:r>
      </w:del>
    </w:p>
    <w:p w14:paraId="63972B80" w14:textId="77777777" w:rsidR="007B30DF" w:rsidRPr="00A622DF" w:rsidRDefault="007B30DF" w:rsidP="00650CA2">
      <w:pPr>
        <w:pStyle w:val="Heading1"/>
        <w:spacing w:line="276" w:lineRule="auto"/>
        <w:jc w:val="center"/>
        <w:rPr>
          <w:rFonts w:ascii="Times New Roman" w:hAnsi="Times New Roman" w:cs="Times New Roman"/>
          <w:b/>
          <w:color w:val="auto"/>
          <w:sz w:val="26"/>
          <w:szCs w:val="26"/>
          <w:lang w:val="vi-VN"/>
        </w:rPr>
      </w:pPr>
      <w:bookmarkStart w:id="472" w:name="_Toc68038623"/>
      <w:r w:rsidRPr="00A622DF">
        <w:rPr>
          <w:rFonts w:ascii="Times New Roman" w:hAnsi="Times New Roman" w:cs="Times New Roman"/>
          <w:b/>
          <w:color w:val="auto"/>
          <w:sz w:val="26"/>
          <w:szCs w:val="26"/>
          <w:lang w:val="vi-VN"/>
        </w:rPr>
        <w:t xml:space="preserve">DANH </w:t>
      </w:r>
      <w:r w:rsidR="00C05DFC" w:rsidRPr="00A622DF">
        <w:rPr>
          <w:rFonts w:ascii="Times New Roman" w:hAnsi="Times New Roman" w:cs="Times New Roman"/>
          <w:b/>
          <w:color w:val="auto"/>
          <w:sz w:val="26"/>
          <w:szCs w:val="26"/>
          <w:lang w:val="vi-VN"/>
        </w:rPr>
        <w:t>MỤC BẢNG</w:t>
      </w:r>
      <w:bookmarkEnd w:id="472"/>
    </w:p>
    <w:p w14:paraId="396CA89D" w14:textId="0D1F3A2B" w:rsidR="00400B0A" w:rsidRPr="00A622DF" w:rsidDel="009626DD" w:rsidRDefault="00B16E7C">
      <w:pPr>
        <w:pStyle w:val="TOC1"/>
        <w:tabs>
          <w:tab w:val="right" w:leader="dot" w:pos="9061"/>
        </w:tabs>
        <w:rPr>
          <w:del w:id="473" w:author="Mai Văn Chánh" w:date="2021-03-30T23:03:00Z"/>
          <w:rFonts w:ascii="Times New Roman" w:hAnsi="Times New Roman" w:cs="Times New Roman"/>
          <w:b w:val="0"/>
          <w:bCs w:val="0"/>
          <w:caps w:val="0"/>
          <w:noProof/>
          <w:sz w:val="26"/>
          <w:szCs w:val="26"/>
        </w:rPr>
      </w:pPr>
      <w:del w:id="474" w:author="Mai Văn Chánh" w:date="2021-03-30T23:03:00Z">
        <w:r w:rsidRPr="00A622DF" w:rsidDel="009626DD">
          <w:rPr>
            <w:rFonts w:ascii="Times New Roman" w:hAnsi="Times New Roman" w:cs="Times New Roman"/>
            <w:b w:val="0"/>
            <w:sz w:val="26"/>
            <w:szCs w:val="26"/>
            <w:lang w:val="vi-VN"/>
          </w:rPr>
          <w:fldChar w:fldCharType="begin"/>
        </w:r>
        <w:r w:rsidRPr="00A622DF" w:rsidDel="009626DD">
          <w:rPr>
            <w:rFonts w:ascii="Times New Roman" w:hAnsi="Times New Roman" w:cs="Times New Roman"/>
            <w:b w:val="0"/>
            <w:sz w:val="26"/>
            <w:szCs w:val="26"/>
            <w:lang w:val="vi-VN"/>
          </w:rPr>
          <w:delInstrText xml:space="preserve"> TOC \h \z \t "Bảng,1" </w:delInstrText>
        </w:r>
        <w:r w:rsidRPr="00A622DF" w:rsidDel="009626DD">
          <w:rPr>
            <w:rFonts w:ascii="Times New Roman" w:hAnsi="Times New Roman" w:cs="Times New Roman"/>
            <w:b w:val="0"/>
            <w:sz w:val="26"/>
            <w:szCs w:val="26"/>
            <w:lang w:val="vi-VN"/>
          </w:rPr>
          <w:fldChar w:fldCharType="separate"/>
        </w:r>
        <w:r w:rsidR="007F603A" w:rsidDel="009626DD">
          <w:fldChar w:fldCharType="begin"/>
        </w:r>
        <w:r w:rsidR="007F603A" w:rsidDel="009626DD">
          <w:delInstrText xml:space="preserve"> HYPERLINK \l "_Toc55581479" </w:delInstrText>
        </w:r>
        <w:r w:rsidR="007F603A" w:rsidDel="009626DD">
          <w:fldChar w:fldCharType="separate"/>
        </w:r>
        <w:r w:rsidR="00400B0A" w:rsidRPr="00A622DF" w:rsidDel="009626DD">
          <w:rPr>
            <w:rStyle w:val="Hyperlink"/>
            <w:rFonts w:ascii="Times New Roman" w:hAnsi="Times New Roman" w:cs="Times New Roman"/>
            <w:noProof/>
            <w:sz w:val="26"/>
            <w:szCs w:val="26"/>
          </w:rPr>
          <w:delText>Bảng 1.4. Vai trò các thành viên</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_Toc55581479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10</w:delText>
        </w:r>
        <w:r w:rsidR="00400B0A" w:rsidRPr="00A622DF" w:rsidDel="009626DD">
          <w:rPr>
            <w:rFonts w:ascii="Times New Roman" w:hAnsi="Times New Roman" w:cs="Times New Roman"/>
            <w:noProof/>
            <w:webHidden/>
            <w:sz w:val="26"/>
            <w:szCs w:val="26"/>
          </w:rPr>
          <w:fldChar w:fldCharType="end"/>
        </w:r>
        <w:r w:rsidR="007F603A" w:rsidDel="009626DD">
          <w:rPr>
            <w:rFonts w:ascii="Times New Roman" w:hAnsi="Times New Roman" w:cs="Times New Roman"/>
            <w:noProof/>
            <w:sz w:val="26"/>
            <w:szCs w:val="26"/>
          </w:rPr>
          <w:fldChar w:fldCharType="end"/>
        </w:r>
      </w:del>
    </w:p>
    <w:p w14:paraId="188D6415" w14:textId="3B156A64" w:rsidR="00400B0A" w:rsidRPr="00A622DF" w:rsidDel="009626DD" w:rsidRDefault="007F603A">
      <w:pPr>
        <w:pStyle w:val="TOC1"/>
        <w:tabs>
          <w:tab w:val="right" w:leader="dot" w:pos="9061"/>
        </w:tabs>
        <w:rPr>
          <w:del w:id="475" w:author="Mai Văn Chánh" w:date="2021-03-30T23:03:00Z"/>
          <w:rFonts w:ascii="Times New Roman" w:hAnsi="Times New Roman" w:cs="Times New Roman"/>
          <w:b w:val="0"/>
          <w:bCs w:val="0"/>
          <w:caps w:val="0"/>
          <w:noProof/>
          <w:sz w:val="26"/>
          <w:szCs w:val="26"/>
        </w:rPr>
      </w:pPr>
      <w:del w:id="476" w:author="Mai Văn Chánh" w:date="2021-03-30T23:03:00Z">
        <w:r w:rsidDel="009626DD">
          <w:fldChar w:fldCharType="begin"/>
        </w:r>
        <w:r w:rsidDel="009626DD">
          <w:delInstrText xml:space="preserve"> HYPERLINK \l "_Toc55581480" </w:delInstrText>
        </w:r>
        <w:r w:rsidDel="009626DD">
          <w:fldChar w:fldCharType="separate"/>
        </w:r>
        <w:r w:rsidR="00400B0A" w:rsidRPr="00A622DF" w:rsidDel="009626DD">
          <w:rPr>
            <w:rStyle w:val="Hyperlink"/>
            <w:rFonts w:ascii="Times New Roman" w:hAnsi="Times New Roman" w:cs="Times New Roman"/>
            <w:noProof/>
            <w:sz w:val="26"/>
            <w:szCs w:val="26"/>
          </w:rPr>
          <w:delText>Bảng 3.2.1. Demo màn hình Đăng nhập</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_Toc55581480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03453354" w14:textId="1D935A3B" w:rsidR="00400B0A" w:rsidRPr="00A622DF" w:rsidDel="009626DD" w:rsidRDefault="007F603A">
      <w:pPr>
        <w:pStyle w:val="TOC1"/>
        <w:tabs>
          <w:tab w:val="right" w:leader="dot" w:pos="9061"/>
        </w:tabs>
        <w:rPr>
          <w:del w:id="477" w:author="Mai Văn Chánh" w:date="2021-03-30T23:03:00Z"/>
          <w:rFonts w:ascii="Times New Roman" w:hAnsi="Times New Roman" w:cs="Times New Roman"/>
          <w:b w:val="0"/>
          <w:bCs w:val="0"/>
          <w:caps w:val="0"/>
          <w:noProof/>
          <w:sz w:val="26"/>
          <w:szCs w:val="26"/>
        </w:rPr>
      </w:pPr>
      <w:del w:id="478" w:author="Mai Văn Chánh" w:date="2021-03-30T23:03:00Z">
        <w:r w:rsidDel="009626DD">
          <w:fldChar w:fldCharType="begin"/>
        </w:r>
        <w:r w:rsidDel="009626DD">
          <w:delInstrText xml:space="preserve"> HYPERLINK \l "_Toc55581481" </w:delInstrText>
        </w:r>
        <w:r w:rsidDel="009626DD">
          <w:fldChar w:fldCharType="separate"/>
        </w:r>
        <w:r w:rsidR="00400B0A" w:rsidRPr="00A622DF" w:rsidDel="009626DD">
          <w:rPr>
            <w:rStyle w:val="Hyperlink"/>
            <w:rFonts w:ascii="Times New Roman" w:hAnsi="Times New Roman" w:cs="Times New Roman"/>
            <w:noProof/>
            <w:sz w:val="26"/>
            <w:szCs w:val="26"/>
          </w:rPr>
          <w:delText>Bảng 3.2.2. Demo màn hình Thêm - Sửa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_Toc55581481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22</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10CECBC0" w14:textId="23E079E9" w:rsidR="00400B0A" w:rsidRPr="00A622DF" w:rsidDel="009626DD" w:rsidRDefault="007F603A">
      <w:pPr>
        <w:pStyle w:val="TOC1"/>
        <w:tabs>
          <w:tab w:val="right" w:leader="dot" w:pos="9061"/>
        </w:tabs>
        <w:rPr>
          <w:del w:id="479" w:author="Mai Văn Chánh" w:date="2021-03-30T23:03:00Z"/>
          <w:rFonts w:ascii="Times New Roman" w:hAnsi="Times New Roman" w:cs="Times New Roman"/>
          <w:b w:val="0"/>
          <w:bCs w:val="0"/>
          <w:caps w:val="0"/>
          <w:noProof/>
          <w:sz w:val="26"/>
          <w:szCs w:val="26"/>
        </w:rPr>
      </w:pPr>
      <w:del w:id="480" w:author="Mai Văn Chánh" w:date="2021-03-30T23:03:00Z">
        <w:r w:rsidDel="009626DD">
          <w:fldChar w:fldCharType="begin"/>
        </w:r>
        <w:r w:rsidDel="009626DD">
          <w:delInstrText xml:space="preserve"> HYPERLINK \l "_Toc55581482" </w:delInstrText>
        </w:r>
        <w:r w:rsidDel="009626DD">
          <w:fldChar w:fldCharType="separate"/>
        </w:r>
        <w:r w:rsidR="00400B0A" w:rsidRPr="00A622DF" w:rsidDel="009626DD">
          <w:rPr>
            <w:rStyle w:val="Hyperlink"/>
            <w:rFonts w:ascii="Times New Roman" w:hAnsi="Times New Roman" w:cs="Times New Roman"/>
            <w:noProof/>
            <w:sz w:val="26"/>
            <w:szCs w:val="26"/>
          </w:rPr>
          <w:delText>Bảng 3.2.3. Demo màn hình Xóa công việc</w:delText>
        </w:r>
        <w:r w:rsidR="00400B0A" w:rsidRPr="00A622DF" w:rsidDel="009626DD">
          <w:rPr>
            <w:rFonts w:ascii="Times New Roman" w:hAnsi="Times New Roman" w:cs="Times New Roman"/>
            <w:noProof/>
            <w:webHidden/>
            <w:sz w:val="26"/>
            <w:szCs w:val="26"/>
          </w:rPr>
          <w:tab/>
        </w:r>
        <w:r w:rsidR="00400B0A" w:rsidRPr="00A622DF" w:rsidDel="009626DD">
          <w:rPr>
            <w:rFonts w:ascii="Times New Roman" w:hAnsi="Times New Roman" w:cs="Times New Roman"/>
            <w:noProof/>
            <w:webHidden/>
            <w:sz w:val="26"/>
            <w:szCs w:val="26"/>
          </w:rPr>
          <w:fldChar w:fldCharType="begin"/>
        </w:r>
        <w:r w:rsidR="00400B0A" w:rsidRPr="00A622DF" w:rsidDel="009626DD">
          <w:rPr>
            <w:rFonts w:ascii="Times New Roman" w:hAnsi="Times New Roman" w:cs="Times New Roman"/>
            <w:noProof/>
            <w:webHidden/>
            <w:sz w:val="26"/>
            <w:szCs w:val="26"/>
          </w:rPr>
          <w:delInstrText xml:space="preserve"> PAGEREF _Toc55581482 \h </w:delInstrText>
        </w:r>
        <w:r w:rsidR="00400B0A" w:rsidRPr="00A622DF" w:rsidDel="009626DD">
          <w:rPr>
            <w:rFonts w:ascii="Times New Roman" w:hAnsi="Times New Roman" w:cs="Times New Roman"/>
            <w:noProof/>
            <w:webHidden/>
            <w:sz w:val="26"/>
            <w:szCs w:val="26"/>
          </w:rPr>
        </w:r>
        <w:r w:rsidR="00400B0A" w:rsidRPr="00A622DF" w:rsidDel="009626DD">
          <w:rPr>
            <w:rFonts w:ascii="Times New Roman" w:hAnsi="Times New Roman" w:cs="Times New Roman"/>
            <w:noProof/>
            <w:webHidden/>
            <w:sz w:val="26"/>
            <w:szCs w:val="26"/>
          </w:rPr>
          <w:fldChar w:fldCharType="separate"/>
        </w:r>
        <w:r w:rsidR="00400B0A" w:rsidRPr="00A622DF" w:rsidDel="009626DD">
          <w:rPr>
            <w:rFonts w:ascii="Times New Roman" w:hAnsi="Times New Roman" w:cs="Times New Roman"/>
            <w:noProof/>
            <w:webHidden/>
            <w:sz w:val="26"/>
            <w:szCs w:val="26"/>
          </w:rPr>
          <w:delText>23</w:delText>
        </w:r>
        <w:r w:rsidR="00400B0A" w:rsidRPr="00A622DF" w:rsidDel="009626DD">
          <w:rPr>
            <w:rFonts w:ascii="Times New Roman" w:hAnsi="Times New Roman" w:cs="Times New Roman"/>
            <w:noProof/>
            <w:webHidden/>
            <w:sz w:val="26"/>
            <w:szCs w:val="26"/>
          </w:rPr>
          <w:fldChar w:fldCharType="end"/>
        </w:r>
        <w:r w:rsidDel="009626DD">
          <w:rPr>
            <w:rFonts w:ascii="Times New Roman" w:hAnsi="Times New Roman" w:cs="Times New Roman"/>
            <w:noProof/>
            <w:sz w:val="26"/>
            <w:szCs w:val="26"/>
          </w:rPr>
          <w:fldChar w:fldCharType="end"/>
        </w:r>
      </w:del>
    </w:p>
    <w:p w14:paraId="3B32E4AC" w14:textId="0A8D9F28" w:rsidR="009626DD" w:rsidRDefault="00B16E7C">
      <w:pPr>
        <w:pStyle w:val="TableofFigures"/>
        <w:tabs>
          <w:tab w:val="right" w:leader="dot" w:pos="9061"/>
        </w:tabs>
        <w:rPr>
          <w:ins w:id="481" w:author="Mai Văn Chánh" w:date="2021-03-30T23:07:00Z"/>
          <w:noProof/>
          <w:lang w:eastAsia="en-US"/>
        </w:rPr>
      </w:pPr>
      <w:del w:id="482" w:author="Mai Văn Chánh" w:date="2021-03-30T23:03:00Z">
        <w:r w:rsidRPr="00A622DF" w:rsidDel="009626DD">
          <w:rPr>
            <w:rFonts w:ascii="Times New Roman" w:hAnsi="Times New Roman" w:cs="Times New Roman"/>
            <w:b/>
            <w:sz w:val="26"/>
            <w:szCs w:val="26"/>
            <w:lang w:val="vi-VN"/>
          </w:rPr>
          <w:fldChar w:fldCharType="end"/>
        </w:r>
      </w:del>
      <w:ins w:id="483" w:author="Mai Văn Chánh" w:date="2021-03-30T23:07:00Z">
        <w:r w:rsidR="009626DD">
          <w:rPr>
            <w:rFonts w:ascii="Times New Roman" w:hAnsi="Times New Roman" w:cs="Times New Roman"/>
            <w:b/>
            <w:sz w:val="26"/>
            <w:szCs w:val="26"/>
            <w:lang w:val="vi-VN"/>
          </w:rPr>
          <w:fldChar w:fldCharType="begin"/>
        </w:r>
        <w:r w:rsidR="009626DD">
          <w:rPr>
            <w:rFonts w:ascii="Times New Roman" w:hAnsi="Times New Roman" w:cs="Times New Roman"/>
            <w:b/>
            <w:sz w:val="26"/>
            <w:szCs w:val="26"/>
            <w:lang w:val="vi-VN"/>
          </w:rPr>
          <w:instrText xml:space="preserve"> TOC \h \z \c "Bảng" </w:instrText>
        </w:r>
      </w:ins>
      <w:r w:rsidR="009626DD">
        <w:rPr>
          <w:rFonts w:ascii="Times New Roman" w:hAnsi="Times New Roman" w:cs="Times New Roman"/>
          <w:b/>
          <w:sz w:val="26"/>
          <w:szCs w:val="26"/>
          <w:lang w:val="vi-VN"/>
        </w:rPr>
        <w:fldChar w:fldCharType="separate"/>
      </w:r>
      <w:ins w:id="484" w:author="Mai Văn Chánh" w:date="2021-03-30T23:07:00Z">
        <w:r w:rsidR="009626DD" w:rsidRPr="00A94277">
          <w:rPr>
            <w:rStyle w:val="Hyperlink"/>
            <w:noProof/>
          </w:rPr>
          <w:fldChar w:fldCharType="begin"/>
        </w:r>
        <w:r w:rsidR="009626DD" w:rsidRPr="00A94277">
          <w:rPr>
            <w:rStyle w:val="Hyperlink"/>
            <w:noProof/>
          </w:rPr>
          <w:instrText xml:space="preserve"> </w:instrText>
        </w:r>
        <w:r w:rsidR="009626DD">
          <w:rPr>
            <w:noProof/>
          </w:rPr>
          <w:instrText>HYPERLINK \l "_Toc68038085"</w:instrText>
        </w:r>
        <w:r w:rsidR="009626DD" w:rsidRPr="00A94277">
          <w:rPr>
            <w:rStyle w:val="Hyperlink"/>
            <w:noProof/>
          </w:rPr>
          <w:instrText xml:space="preserve"> </w:instrText>
        </w:r>
        <w:r w:rsidR="009626DD" w:rsidRPr="00A94277">
          <w:rPr>
            <w:rStyle w:val="Hyperlink"/>
            <w:noProof/>
          </w:rPr>
        </w:r>
        <w:r w:rsidR="009626DD" w:rsidRPr="00A94277">
          <w:rPr>
            <w:rStyle w:val="Hyperlink"/>
            <w:noProof/>
          </w:rPr>
          <w:fldChar w:fldCharType="separate"/>
        </w:r>
        <w:r w:rsidR="009626DD" w:rsidRPr="00A94277">
          <w:rPr>
            <w:rStyle w:val="Hyperlink"/>
            <w:noProof/>
          </w:rPr>
          <w:t>Bảng 1:Demo màn hình Đăng nhập</w:t>
        </w:r>
        <w:r w:rsidR="009626DD">
          <w:rPr>
            <w:noProof/>
            <w:webHidden/>
          </w:rPr>
          <w:tab/>
        </w:r>
        <w:r w:rsidR="009626DD">
          <w:rPr>
            <w:noProof/>
            <w:webHidden/>
          </w:rPr>
          <w:fldChar w:fldCharType="begin"/>
        </w:r>
        <w:r w:rsidR="009626DD">
          <w:rPr>
            <w:noProof/>
            <w:webHidden/>
          </w:rPr>
          <w:instrText xml:space="preserve"> PAGEREF _Toc68038085 \h </w:instrText>
        </w:r>
        <w:r w:rsidR="009626DD">
          <w:rPr>
            <w:noProof/>
            <w:webHidden/>
          </w:rPr>
        </w:r>
      </w:ins>
      <w:r w:rsidR="009626DD">
        <w:rPr>
          <w:noProof/>
          <w:webHidden/>
        </w:rPr>
        <w:fldChar w:fldCharType="separate"/>
      </w:r>
      <w:ins w:id="485" w:author="Mai Văn Chánh" w:date="2021-03-30T23:07:00Z">
        <w:r w:rsidR="009626DD">
          <w:rPr>
            <w:noProof/>
            <w:webHidden/>
          </w:rPr>
          <w:t>29</w:t>
        </w:r>
        <w:r w:rsidR="009626DD">
          <w:rPr>
            <w:noProof/>
            <w:webHidden/>
          </w:rPr>
          <w:fldChar w:fldCharType="end"/>
        </w:r>
        <w:r w:rsidR="009626DD" w:rsidRPr="00A94277">
          <w:rPr>
            <w:rStyle w:val="Hyperlink"/>
            <w:noProof/>
          </w:rPr>
          <w:fldChar w:fldCharType="end"/>
        </w:r>
      </w:ins>
    </w:p>
    <w:p w14:paraId="2A7B6916" w14:textId="3DEC92E2" w:rsidR="009626DD" w:rsidRDefault="009626DD">
      <w:pPr>
        <w:pStyle w:val="TableofFigures"/>
        <w:tabs>
          <w:tab w:val="right" w:leader="dot" w:pos="9061"/>
        </w:tabs>
        <w:rPr>
          <w:ins w:id="486" w:author="Mai Văn Chánh" w:date="2021-03-30T23:07:00Z"/>
          <w:noProof/>
          <w:lang w:eastAsia="en-US"/>
        </w:rPr>
      </w:pPr>
      <w:ins w:id="487" w:author="Mai Văn Chánh" w:date="2021-03-30T23:07:00Z">
        <w:r w:rsidRPr="00A94277">
          <w:rPr>
            <w:rStyle w:val="Hyperlink"/>
            <w:noProof/>
          </w:rPr>
          <w:fldChar w:fldCharType="begin"/>
        </w:r>
        <w:r w:rsidRPr="00A94277">
          <w:rPr>
            <w:rStyle w:val="Hyperlink"/>
            <w:noProof/>
          </w:rPr>
          <w:instrText xml:space="preserve"> </w:instrText>
        </w:r>
        <w:r>
          <w:rPr>
            <w:noProof/>
          </w:rPr>
          <w:instrText>HYPERLINK \l "_Toc68038086"</w:instrText>
        </w:r>
        <w:r w:rsidRPr="00A94277">
          <w:rPr>
            <w:rStyle w:val="Hyperlink"/>
            <w:noProof/>
          </w:rPr>
          <w:instrText xml:space="preserve"> </w:instrText>
        </w:r>
        <w:r w:rsidRPr="00A94277">
          <w:rPr>
            <w:rStyle w:val="Hyperlink"/>
            <w:noProof/>
          </w:rPr>
        </w:r>
        <w:r w:rsidRPr="00A94277">
          <w:rPr>
            <w:rStyle w:val="Hyperlink"/>
            <w:noProof/>
          </w:rPr>
          <w:fldChar w:fldCharType="separate"/>
        </w:r>
        <w:r w:rsidRPr="00A94277">
          <w:rPr>
            <w:rStyle w:val="Hyperlink"/>
            <w:noProof/>
          </w:rPr>
          <w:t>Bảng 2:Demo màn hình Đăng ký</w:t>
        </w:r>
        <w:r>
          <w:rPr>
            <w:noProof/>
            <w:webHidden/>
          </w:rPr>
          <w:tab/>
        </w:r>
        <w:r>
          <w:rPr>
            <w:noProof/>
            <w:webHidden/>
          </w:rPr>
          <w:fldChar w:fldCharType="begin"/>
        </w:r>
        <w:r>
          <w:rPr>
            <w:noProof/>
            <w:webHidden/>
          </w:rPr>
          <w:instrText xml:space="preserve"> PAGEREF _Toc68038086 \h </w:instrText>
        </w:r>
        <w:r>
          <w:rPr>
            <w:noProof/>
            <w:webHidden/>
          </w:rPr>
        </w:r>
      </w:ins>
      <w:r>
        <w:rPr>
          <w:noProof/>
          <w:webHidden/>
        </w:rPr>
        <w:fldChar w:fldCharType="separate"/>
      </w:r>
      <w:ins w:id="488" w:author="Mai Văn Chánh" w:date="2021-03-30T23:07:00Z">
        <w:r>
          <w:rPr>
            <w:noProof/>
            <w:webHidden/>
          </w:rPr>
          <w:t>29</w:t>
        </w:r>
        <w:r>
          <w:rPr>
            <w:noProof/>
            <w:webHidden/>
          </w:rPr>
          <w:fldChar w:fldCharType="end"/>
        </w:r>
        <w:r w:rsidRPr="00A94277">
          <w:rPr>
            <w:rStyle w:val="Hyperlink"/>
            <w:noProof/>
          </w:rPr>
          <w:fldChar w:fldCharType="end"/>
        </w:r>
      </w:ins>
    </w:p>
    <w:p w14:paraId="5B7B3939" w14:textId="429BB6E2" w:rsidR="009626DD" w:rsidRDefault="009626DD">
      <w:pPr>
        <w:pStyle w:val="TableofFigures"/>
        <w:tabs>
          <w:tab w:val="right" w:leader="dot" w:pos="9061"/>
        </w:tabs>
        <w:rPr>
          <w:ins w:id="489" w:author="Mai Văn Chánh" w:date="2021-03-30T23:07:00Z"/>
          <w:noProof/>
          <w:lang w:eastAsia="en-US"/>
        </w:rPr>
      </w:pPr>
      <w:ins w:id="490" w:author="Mai Văn Chánh" w:date="2021-03-30T23:07:00Z">
        <w:r w:rsidRPr="00A94277">
          <w:rPr>
            <w:rStyle w:val="Hyperlink"/>
            <w:noProof/>
          </w:rPr>
          <w:fldChar w:fldCharType="begin"/>
        </w:r>
        <w:r w:rsidRPr="00A94277">
          <w:rPr>
            <w:rStyle w:val="Hyperlink"/>
            <w:noProof/>
          </w:rPr>
          <w:instrText xml:space="preserve"> </w:instrText>
        </w:r>
        <w:r>
          <w:rPr>
            <w:noProof/>
          </w:rPr>
          <w:instrText>HYPERLINK \l "_Toc68038087"</w:instrText>
        </w:r>
        <w:r w:rsidRPr="00A94277">
          <w:rPr>
            <w:rStyle w:val="Hyperlink"/>
            <w:noProof/>
          </w:rPr>
          <w:instrText xml:space="preserve"> </w:instrText>
        </w:r>
        <w:r w:rsidRPr="00A94277">
          <w:rPr>
            <w:rStyle w:val="Hyperlink"/>
            <w:noProof/>
          </w:rPr>
        </w:r>
        <w:r w:rsidRPr="00A94277">
          <w:rPr>
            <w:rStyle w:val="Hyperlink"/>
            <w:noProof/>
          </w:rPr>
          <w:fldChar w:fldCharType="separate"/>
        </w:r>
        <w:r w:rsidRPr="00A94277">
          <w:rPr>
            <w:rStyle w:val="Hyperlink"/>
            <w:noProof/>
          </w:rPr>
          <w:t>Bảng 3:Demo màn hình Thêm - Sửa chi tiêu</w:t>
        </w:r>
        <w:r>
          <w:rPr>
            <w:noProof/>
            <w:webHidden/>
          </w:rPr>
          <w:tab/>
        </w:r>
        <w:r>
          <w:rPr>
            <w:noProof/>
            <w:webHidden/>
          </w:rPr>
          <w:fldChar w:fldCharType="begin"/>
        </w:r>
        <w:r>
          <w:rPr>
            <w:noProof/>
            <w:webHidden/>
          </w:rPr>
          <w:instrText xml:space="preserve"> PAGEREF _Toc68038087 \h </w:instrText>
        </w:r>
        <w:r>
          <w:rPr>
            <w:noProof/>
            <w:webHidden/>
          </w:rPr>
        </w:r>
      </w:ins>
      <w:r>
        <w:rPr>
          <w:noProof/>
          <w:webHidden/>
        </w:rPr>
        <w:fldChar w:fldCharType="separate"/>
      </w:r>
      <w:ins w:id="491" w:author="Mai Văn Chánh" w:date="2021-03-30T23:07:00Z">
        <w:r>
          <w:rPr>
            <w:noProof/>
            <w:webHidden/>
          </w:rPr>
          <w:t>29</w:t>
        </w:r>
        <w:r>
          <w:rPr>
            <w:noProof/>
            <w:webHidden/>
          </w:rPr>
          <w:fldChar w:fldCharType="end"/>
        </w:r>
        <w:r w:rsidRPr="00A94277">
          <w:rPr>
            <w:rStyle w:val="Hyperlink"/>
            <w:noProof/>
          </w:rPr>
          <w:fldChar w:fldCharType="end"/>
        </w:r>
      </w:ins>
    </w:p>
    <w:p w14:paraId="214F1D72" w14:textId="1381202B" w:rsidR="009626DD" w:rsidRDefault="009626DD">
      <w:pPr>
        <w:pStyle w:val="TableofFigures"/>
        <w:tabs>
          <w:tab w:val="right" w:leader="dot" w:pos="9061"/>
        </w:tabs>
        <w:rPr>
          <w:ins w:id="492" w:author="Mai Văn Chánh" w:date="2021-03-30T23:07:00Z"/>
          <w:noProof/>
          <w:lang w:eastAsia="en-US"/>
        </w:rPr>
      </w:pPr>
      <w:ins w:id="493" w:author="Mai Văn Chánh" w:date="2021-03-30T23:07:00Z">
        <w:r w:rsidRPr="00A94277">
          <w:rPr>
            <w:rStyle w:val="Hyperlink"/>
            <w:noProof/>
          </w:rPr>
          <w:fldChar w:fldCharType="begin"/>
        </w:r>
        <w:r w:rsidRPr="00A94277">
          <w:rPr>
            <w:rStyle w:val="Hyperlink"/>
            <w:noProof/>
          </w:rPr>
          <w:instrText xml:space="preserve"> </w:instrText>
        </w:r>
        <w:r>
          <w:rPr>
            <w:noProof/>
          </w:rPr>
          <w:instrText>HYPERLINK \l "_Toc68038088"</w:instrText>
        </w:r>
        <w:r w:rsidRPr="00A94277">
          <w:rPr>
            <w:rStyle w:val="Hyperlink"/>
            <w:noProof/>
          </w:rPr>
          <w:instrText xml:space="preserve"> </w:instrText>
        </w:r>
        <w:r w:rsidRPr="00A94277">
          <w:rPr>
            <w:rStyle w:val="Hyperlink"/>
            <w:noProof/>
          </w:rPr>
        </w:r>
        <w:r w:rsidRPr="00A94277">
          <w:rPr>
            <w:rStyle w:val="Hyperlink"/>
            <w:noProof/>
          </w:rPr>
          <w:fldChar w:fldCharType="separate"/>
        </w:r>
        <w:r w:rsidRPr="00A94277">
          <w:rPr>
            <w:rStyle w:val="Hyperlink"/>
            <w:noProof/>
          </w:rPr>
          <w:t>Bảng 4:Demo màn hình xóa chi tiêu</w:t>
        </w:r>
        <w:r>
          <w:rPr>
            <w:noProof/>
            <w:webHidden/>
          </w:rPr>
          <w:tab/>
        </w:r>
        <w:r>
          <w:rPr>
            <w:noProof/>
            <w:webHidden/>
          </w:rPr>
          <w:fldChar w:fldCharType="begin"/>
        </w:r>
        <w:r>
          <w:rPr>
            <w:noProof/>
            <w:webHidden/>
          </w:rPr>
          <w:instrText xml:space="preserve"> PAGEREF _Toc68038088 \h </w:instrText>
        </w:r>
        <w:r>
          <w:rPr>
            <w:noProof/>
            <w:webHidden/>
          </w:rPr>
        </w:r>
      </w:ins>
      <w:r>
        <w:rPr>
          <w:noProof/>
          <w:webHidden/>
        </w:rPr>
        <w:fldChar w:fldCharType="separate"/>
      </w:r>
      <w:ins w:id="494" w:author="Mai Văn Chánh" w:date="2021-03-30T23:07:00Z">
        <w:r>
          <w:rPr>
            <w:noProof/>
            <w:webHidden/>
          </w:rPr>
          <w:t>30</w:t>
        </w:r>
        <w:r>
          <w:rPr>
            <w:noProof/>
            <w:webHidden/>
          </w:rPr>
          <w:fldChar w:fldCharType="end"/>
        </w:r>
        <w:r w:rsidRPr="00A94277">
          <w:rPr>
            <w:rStyle w:val="Hyperlink"/>
            <w:noProof/>
          </w:rPr>
          <w:fldChar w:fldCharType="end"/>
        </w:r>
      </w:ins>
    </w:p>
    <w:p w14:paraId="6B15B7A3" w14:textId="73295ACE" w:rsidR="009626DD" w:rsidDel="009626DD" w:rsidRDefault="009626DD" w:rsidP="009626DD">
      <w:pPr>
        <w:pStyle w:val="TableofFigures"/>
        <w:tabs>
          <w:tab w:val="right" w:leader="dot" w:pos="9061"/>
        </w:tabs>
        <w:rPr>
          <w:del w:id="495" w:author="Mai Văn Chánh" w:date="2021-03-30T23:07:00Z"/>
          <w:noProof/>
        </w:rPr>
      </w:pPr>
    </w:p>
    <w:p w14:paraId="686B3B00" w14:textId="42CDC545" w:rsidR="00C05DFC" w:rsidRPr="00A622DF" w:rsidRDefault="009626DD" w:rsidP="009626DD">
      <w:pPr>
        <w:pStyle w:val="TableofFigures"/>
        <w:tabs>
          <w:tab w:val="right" w:leader="dot" w:pos="9061"/>
        </w:tabs>
        <w:rPr>
          <w:rFonts w:ascii="Times New Roman" w:hAnsi="Times New Roman" w:cs="Times New Roman"/>
          <w:b/>
          <w:sz w:val="26"/>
          <w:szCs w:val="26"/>
          <w:lang w:val="vi-VN"/>
        </w:rPr>
        <w:pPrChange w:id="496" w:author="Mai Văn Chánh" w:date="2021-03-30T23:05:00Z">
          <w:pPr>
            <w:spacing w:line="276" w:lineRule="auto"/>
          </w:pPr>
        </w:pPrChange>
      </w:pPr>
      <w:ins w:id="497" w:author="Mai Văn Chánh" w:date="2021-03-30T23:07:00Z">
        <w:r>
          <w:rPr>
            <w:rFonts w:ascii="Times New Roman" w:hAnsi="Times New Roman" w:cs="Times New Roman"/>
            <w:b/>
            <w:sz w:val="26"/>
            <w:szCs w:val="26"/>
            <w:lang w:val="vi-VN"/>
          </w:rPr>
          <w:fldChar w:fldCharType="end"/>
        </w:r>
      </w:ins>
      <w:r w:rsidR="00C05DFC" w:rsidRPr="00A622DF">
        <w:rPr>
          <w:rFonts w:ascii="Times New Roman" w:hAnsi="Times New Roman" w:cs="Times New Roman"/>
          <w:b/>
          <w:sz w:val="26"/>
          <w:szCs w:val="26"/>
          <w:lang w:val="vi-VN"/>
        </w:rPr>
        <w:br w:type="page"/>
      </w:r>
    </w:p>
    <w:p w14:paraId="74C34CF5" w14:textId="77777777" w:rsidR="00C05DFC" w:rsidRPr="00A622DF" w:rsidRDefault="00C05DFC" w:rsidP="00650CA2">
      <w:pPr>
        <w:pStyle w:val="Heading1"/>
        <w:spacing w:line="276" w:lineRule="auto"/>
        <w:jc w:val="center"/>
        <w:rPr>
          <w:rFonts w:ascii="Times New Roman" w:hAnsi="Times New Roman" w:cs="Times New Roman"/>
          <w:b/>
          <w:color w:val="auto"/>
          <w:sz w:val="26"/>
          <w:szCs w:val="26"/>
          <w:lang w:val="vi-VN"/>
        </w:rPr>
      </w:pPr>
      <w:bookmarkStart w:id="498" w:name="_Toc68038624"/>
      <w:r w:rsidRPr="00A622DF">
        <w:rPr>
          <w:rFonts w:ascii="Times New Roman" w:hAnsi="Times New Roman" w:cs="Times New Roman"/>
          <w:b/>
          <w:color w:val="auto"/>
          <w:sz w:val="26"/>
          <w:szCs w:val="26"/>
          <w:lang w:val="vi-VN"/>
        </w:rPr>
        <w:lastRenderedPageBreak/>
        <w:t>DANH SÁCH CÁC KÍ TỰ, CHỮ VIẾT TẮT</w:t>
      </w:r>
      <w:bookmarkEnd w:id="498"/>
    </w:p>
    <w:p w14:paraId="036C4AAB" w14:textId="77777777" w:rsidR="00305CA5" w:rsidRPr="00A622DF" w:rsidRDefault="00305CA5" w:rsidP="00650CA2">
      <w:pPr>
        <w:spacing w:line="276" w:lineRule="auto"/>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4530"/>
        <w:gridCol w:w="4531"/>
      </w:tblGrid>
      <w:tr w:rsidR="000B24B7" w:rsidRPr="000B24B7" w14:paraId="0F45F66A" w14:textId="77777777" w:rsidTr="000B24B7">
        <w:tc>
          <w:tcPr>
            <w:tcW w:w="4530" w:type="dxa"/>
          </w:tcPr>
          <w:p w14:paraId="6C7938BE" w14:textId="77777777" w:rsidR="000B24B7" w:rsidRPr="000B24B7" w:rsidRDefault="000B24B7" w:rsidP="00001194">
            <w:pPr>
              <w:spacing w:line="276" w:lineRule="auto"/>
              <w:jc w:val="center"/>
              <w:rPr>
                <w:rFonts w:ascii="Times New Roman" w:hAnsi="Times New Roman" w:cs="Times New Roman"/>
                <w:sz w:val="26"/>
                <w:szCs w:val="26"/>
                <w:lang w:val="vi-VN"/>
              </w:rPr>
            </w:pPr>
            <w:r w:rsidRPr="000B24B7">
              <w:rPr>
                <w:rFonts w:ascii="Times New Roman" w:hAnsi="Times New Roman" w:cs="Times New Roman"/>
                <w:sz w:val="26"/>
                <w:szCs w:val="26"/>
                <w:lang w:val="vi-VN"/>
              </w:rPr>
              <w:t>Kí tự</w:t>
            </w:r>
          </w:p>
        </w:tc>
        <w:tc>
          <w:tcPr>
            <w:tcW w:w="4531" w:type="dxa"/>
          </w:tcPr>
          <w:p w14:paraId="0182BAD4" w14:textId="77777777" w:rsidR="000B24B7" w:rsidRPr="000B24B7" w:rsidRDefault="00001194" w:rsidP="00001194">
            <w:pPr>
              <w:spacing w:line="276"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Ý nghĩa</w:t>
            </w:r>
          </w:p>
        </w:tc>
      </w:tr>
      <w:tr w:rsidR="000B24B7" w:rsidRPr="000B24B7" w14:paraId="766D25DD" w14:textId="77777777" w:rsidTr="000B24B7">
        <w:tc>
          <w:tcPr>
            <w:tcW w:w="4530" w:type="dxa"/>
          </w:tcPr>
          <w:p w14:paraId="0A0AF81C" w14:textId="77777777" w:rsidR="000B24B7" w:rsidRPr="000B24B7" w:rsidRDefault="00001194" w:rsidP="00650CA2">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class</w:t>
            </w:r>
          </w:p>
        </w:tc>
        <w:tc>
          <w:tcPr>
            <w:tcW w:w="4531" w:type="dxa"/>
          </w:tcPr>
          <w:p w14:paraId="61DD009B" w14:textId="77777777" w:rsidR="000B24B7" w:rsidRPr="000B24B7" w:rsidRDefault="00001194" w:rsidP="00650CA2">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Lớp đối tượng</w:t>
            </w:r>
          </w:p>
        </w:tc>
      </w:tr>
    </w:tbl>
    <w:p w14:paraId="545298DA" w14:textId="77777777" w:rsidR="007B30DF" w:rsidRPr="00A622DF" w:rsidRDefault="007B30DF" w:rsidP="00650CA2">
      <w:pPr>
        <w:spacing w:line="276" w:lineRule="auto"/>
        <w:rPr>
          <w:rFonts w:ascii="Times New Roman" w:hAnsi="Times New Roman" w:cs="Times New Roman"/>
          <w:b/>
          <w:sz w:val="26"/>
          <w:szCs w:val="26"/>
          <w:lang w:val="vi-VN"/>
        </w:rPr>
        <w:sectPr w:rsidR="007B30DF" w:rsidRPr="00A622DF" w:rsidSect="00962FB3">
          <w:footerReference w:type="default" r:id="rId9"/>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08"/>
          <w:titlePg/>
          <w:docGrid w:linePitch="360"/>
        </w:sectPr>
      </w:pPr>
    </w:p>
    <w:p w14:paraId="7FBECFEA" w14:textId="77777777" w:rsidR="00B12277" w:rsidRPr="00A622DF" w:rsidRDefault="008C2945" w:rsidP="00650CA2">
      <w:pPr>
        <w:pStyle w:val="Heading1"/>
        <w:spacing w:line="276" w:lineRule="auto"/>
        <w:jc w:val="center"/>
        <w:rPr>
          <w:rFonts w:ascii="Times New Roman" w:hAnsi="Times New Roman" w:cs="Times New Roman"/>
          <w:b/>
          <w:color w:val="auto"/>
          <w:sz w:val="26"/>
          <w:szCs w:val="26"/>
          <w:lang w:val="vi-VN"/>
        </w:rPr>
      </w:pPr>
      <w:bookmarkStart w:id="499" w:name="_Toc55372058"/>
      <w:bookmarkStart w:id="500" w:name="_Toc68038625"/>
      <w:r w:rsidRPr="00A622DF">
        <w:rPr>
          <w:rFonts w:ascii="Times New Roman" w:hAnsi="Times New Roman" w:cs="Times New Roman"/>
          <w:b/>
          <w:color w:val="auto"/>
          <w:sz w:val="26"/>
          <w:szCs w:val="26"/>
          <w:lang w:val="vi-VN"/>
        </w:rPr>
        <w:lastRenderedPageBreak/>
        <w:t>CHƯƠNG 1</w:t>
      </w:r>
      <w:r w:rsidR="00007F6E" w:rsidRPr="00A622DF">
        <w:rPr>
          <w:rFonts w:ascii="Times New Roman" w:hAnsi="Times New Roman" w:cs="Times New Roman"/>
          <w:b/>
          <w:color w:val="auto"/>
          <w:sz w:val="26"/>
          <w:szCs w:val="26"/>
          <w:lang w:val="vi-VN"/>
        </w:rPr>
        <w:t>:</w:t>
      </w:r>
      <w:bookmarkEnd w:id="499"/>
      <w:r w:rsidRPr="00A622DF">
        <w:rPr>
          <w:rFonts w:ascii="Times New Roman" w:hAnsi="Times New Roman" w:cs="Times New Roman"/>
          <w:b/>
          <w:color w:val="auto"/>
          <w:sz w:val="26"/>
          <w:szCs w:val="26"/>
          <w:lang w:val="vi-VN"/>
        </w:rPr>
        <w:t xml:space="preserve"> MÔ TẢ BÀI TOÁN VÀ SƠ ĐỒ CHỨC NĂNG</w:t>
      </w:r>
      <w:bookmarkEnd w:id="500"/>
    </w:p>
    <w:p w14:paraId="563B335A" w14:textId="77777777" w:rsidR="002727CF" w:rsidRPr="00A622DF" w:rsidRDefault="002727CF" w:rsidP="00650CA2">
      <w:pPr>
        <w:pStyle w:val="Heading2"/>
        <w:spacing w:line="276" w:lineRule="auto"/>
        <w:rPr>
          <w:rFonts w:ascii="Times New Roman" w:hAnsi="Times New Roman" w:cs="Times New Roman"/>
          <w:b/>
          <w:color w:val="auto"/>
          <w:lang w:val="vi-VN"/>
        </w:rPr>
      </w:pPr>
      <w:bookmarkStart w:id="501" w:name="_Toc44396897"/>
      <w:bookmarkStart w:id="502" w:name="_Toc55372059"/>
      <w:bookmarkStart w:id="503" w:name="_Toc68038626"/>
      <w:r w:rsidRPr="00A622DF">
        <w:rPr>
          <w:rFonts w:ascii="Times New Roman" w:hAnsi="Times New Roman" w:cs="Times New Roman"/>
          <w:b/>
          <w:color w:val="auto"/>
          <w:lang w:val="vi-VN"/>
        </w:rPr>
        <w:t>1</w:t>
      </w:r>
      <w:r w:rsidR="008C2945" w:rsidRPr="00A622DF">
        <w:rPr>
          <w:rFonts w:ascii="Times New Roman" w:hAnsi="Times New Roman" w:cs="Times New Roman"/>
          <w:b/>
          <w:color w:val="auto"/>
          <w:lang w:val="vi-VN"/>
        </w:rPr>
        <w:t>.1</w:t>
      </w:r>
      <w:r w:rsidRPr="00A622DF">
        <w:rPr>
          <w:rFonts w:ascii="Times New Roman" w:hAnsi="Times New Roman" w:cs="Times New Roman"/>
          <w:b/>
          <w:color w:val="auto"/>
          <w:lang w:val="vi-VN"/>
        </w:rPr>
        <w:t>.</w:t>
      </w:r>
      <w:r w:rsidR="00FC14F8" w:rsidRPr="00A622DF">
        <w:rPr>
          <w:rFonts w:ascii="Times New Roman" w:hAnsi="Times New Roman" w:cs="Times New Roman"/>
          <w:b/>
          <w:color w:val="auto"/>
          <w:lang w:val="vi-VN"/>
        </w:rPr>
        <w:t xml:space="preserve"> </w:t>
      </w:r>
      <w:bookmarkEnd w:id="501"/>
      <w:bookmarkEnd w:id="502"/>
      <w:r w:rsidR="008C2945" w:rsidRPr="00A622DF">
        <w:rPr>
          <w:rFonts w:ascii="Times New Roman" w:hAnsi="Times New Roman" w:cs="Times New Roman"/>
          <w:b/>
          <w:color w:val="auto"/>
          <w:lang w:val="vi-VN"/>
        </w:rPr>
        <w:t>Mô tả bài toán</w:t>
      </w:r>
      <w:bookmarkEnd w:id="503"/>
    </w:p>
    <w:p w14:paraId="61C3A90F" w14:textId="77777777" w:rsidR="00020A75" w:rsidRDefault="00020A75" w:rsidP="00020A75">
      <w:pPr>
        <w:spacing w:line="312" w:lineRule="auto"/>
        <w:rPr>
          <w:ins w:id="504" w:author="Mai Văn Chánh" w:date="2021-03-30T22:34:00Z"/>
          <w:rFonts w:ascii="Times New Roman" w:hAnsi="Times New Roman"/>
          <w:color w:val="000000" w:themeColor="text1"/>
          <w:sz w:val="26"/>
          <w:szCs w:val="26"/>
          <w:lang w:val="vi-VN"/>
        </w:rPr>
      </w:pPr>
      <w:ins w:id="505" w:author="Mai Văn Chánh" w:date="2021-03-30T22:34:00Z">
        <w:r>
          <w:rPr>
            <w:rFonts w:ascii="Times New Roman" w:hAnsi="Times New Roman"/>
            <w:color w:val="000000" w:themeColor="text1"/>
            <w:sz w:val="26"/>
            <w:szCs w:val="26"/>
            <w:lang w:val="vi-VN"/>
          </w:rPr>
          <w:t xml:space="preserve">      Ứng dụng quản lý chi tiêu cá nhân</w:t>
        </w:r>
      </w:ins>
    </w:p>
    <w:p w14:paraId="2A398303" w14:textId="77777777" w:rsidR="00020A75" w:rsidRDefault="00020A75" w:rsidP="00020A75">
      <w:pPr>
        <w:pStyle w:val="ListParagraph"/>
        <w:spacing w:line="312" w:lineRule="auto"/>
        <w:ind w:left="420"/>
        <w:rPr>
          <w:ins w:id="506" w:author="Mai Văn Chánh" w:date="2021-03-30T22:34:00Z"/>
          <w:rFonts w:ascii="Times New Roman" w:hAnsi="Times New Roman"/>
          <w:color w:val="000000" w:themeColor="text1"/>
          <w:sz w:val="26"/>
          <w:szCs w:val="26"/>
          <w:lang w:val="vi-VN"/>
        </w:rPr>
      </w:pPr>
      <w:ins w:id="507" w:author="Mai Văn Chánh" w:date="2021-03-30T22:34:00Z">
        <w:r>
          <w:rPr>
            <w:color w:val="000000" w:themeColor="text1"/>
            <w:sz w:val="26"/>
            <w:szCs w:val="26"/>
            <w:lang w:val="vi-VN"/>
          </w:rPr>
          <w:t>Bao gồm:</w:t>
        </w:r>
      </w:ins>
    </w:p>
    <w:p w14:paraId="7B63C667" w14:textId="77777777" w:rsidR="00020A75" w:rsidRPr="00020A75" w:rsidRDefault="00020A75" w:rsidP="00020A75">
      <w:pPr>
        <w:pStyle w:val="ListParagraph"/>
        <w:numPr>
          <w:ilvl w:val="0"/>
          <w:numId w:val="24"/>
        </w:numPr>
        <w:spacing w:line="312" w:lineRule="auto"/>
        <w:rPr>
          <w:ins w:id="508" w:author="Mai Văn Chánh" w:date="2021-03-30T22:34:00Z"/>
          <w:rFonts w:ascii="Times New Roman" w:hAnsi="Times New Roman"/>
          <w:color w:val="000000" w:themeColor="text1"/>
          <w:sz w:val="26"/>
          <w:szCs w:val="26"/>
          <w:lang w:val="vi-VN"/>
          <w:rPrChange w:id="509" w:author="Mai Văn Chánh" w:date="2021-03-30T22:39:00Z">
            <w:rPr>
              <w:ins w:id="510" w:author="Mai Văn Chánh" w:date="2021-03-30T22:34:00Z"/>
              <w:lang w:val="vi-VN"/>
            </w:rPr>
          </w:rPrChange>
        </w:rPr>
        <w:pPrChange w:id="511" w:author="Mai Văn Chánh" w:date="2021-03-30T22:39:00Z">
          <w:pPr>
            <w:spacing w:line="312" w:lineRule="auto"/>
            <w:ind w:left="720"/>
          </w:pPr>
        </w:pPrChange>
      </w:pPr>
      <w:ins w:id="512" w:author="Mai Văn Chánh" w:date="2021-03-30T22:34:00Z">
        <w:r w:rsidRPr="00020A75">
          <w:rPr>
            <w:rFonts w:ascii="Times New Roman" w:hAnsi="Times New Roman"/>
            <w:color w:val="000000" w:themeColor="text1"/>
            <w:sz w:val="26"/>
            <w:szCs w:val="26"/>
            <w:lang w:val="vi-VN"/>
            <w:rPrChange w:id="513" w:author="Mai Văn Chánh" w:date="2021-03-30T22:39:00Z">
              <w:rPr>
                <w:lang w:val="vi-VN"/>
              </w:rPr>
            </w:rPrChange>
          </w:rPr>
          <w:t>Quản lý chi tiêu cá nhân của từng cá nhân , thống kê các thu chi, tiêu dùng</w:t>
        </w:r>
      </w:ins>
    </w:p>
    <w:p w14:paraId="3DBF6616" w14:textId="77777777" w:rsidR="00020A75" w:rsidRPr="00020A75" w:rsidRDefault="00020A75" w:rsidP="00020A75">
      <w:pPr>
        <w:pStyle w:val="ListParagraph"/>
        <w:numPr>
          <w:ilvl w:val="0"/>
          <w:numId w:val="24"/>
        </w:numPr>
        <w:spacing w:line="312" w:lineRule="auto"/>
        <w:rPr>
          <w:ins w:id="514" w:author="Mai Văn Chánh" w:date="2021-03-30T22:34:00Z"/>
          <w:rFonts w:ascii="Times New Roman" w:hAnsi="Times New Roman"/>
          <w:color w:val="000000" w:themeColor="text1"/>
          <w:sz w:val="26"/>
          <w:szCs w:val="26"/>
          <w:lang w:val="vi-VN"/>
          <w:rPrChange w:id="515" w:author="Mai Văn Chánh" w:date="2021-03-30T22:39:00Z">
            <w:rPr>
              <w:ins w:id="516" w:author="Mai Văn Chánh" w:date="2021-03-30T22:34:00Z"/>
              <w:lang w:val="vi-VN"/>
            </w:rPr>
          </w:rPrChange>
        </w:rPr>
        <w:pPrChange w:id="517" w:author="Mai Văn Chánh" w:date="2021-03-30T22:39:00Z">
          <w:pPr>
            <w:spacing w:line="312" w:lineRule="auto"/>
            <w:ind w:left="720"/>
          </w:pPr>
        </w:pPrChange>
      </w:pPr>
      <w:ins w:id="518" w:author="Mai Văn Chánh" w:date="2021-03-30T22:34:00Z">
        <w:r w:rsidRPr="00020A75">
          <w:rPr>
            <w:rFonts w:ascii="Times New Roman" w:hAnsi="Times New Roman"/>
            <w:color w:val="000000" w:themeColor="text1"/>
            <w:sz w:val="26"/>
            <w:szCs w:val="26"/>
            <w:lang w:val="vi-VN"/>
            <w:rPrChange w:id="519" w:author="Mai Văn Chánh" w:date="2021-03-30T22:39:00Z">
              <w:rPr>
                <w:lang w:val="vi-VN"/>
              </w:rPr>
            </w:rPrChange>
          </w:rPr>
          <w:t>Mỗi hoạt động của từng cá nhân sẽ được lưu lại theo từng thời điểm mà người dùng bắt đầu mở ứng dụng.</w:t>
        </w:r>
      </w:ins>
    </w:p>
    <w:p w14:paraId="72BC3FD1" w14:textId="77777777" w:rsidR="00020A75" w:rsidRPr="00020A75" w:rsidRDefault="00020A75" w:rsidP="00020A75">
      <w:pPr>
        <w:pStyle w:val="ListParagraph"/>
        <w:numPr>
          <w:ilvl w:val="0"/>
          <w:numId w:val="24"/>
        </w:numPr>
        <w:spacing w:line="312" w:lineRule="auto"/>
        <w:rPr>
          <w:ins w:id="520" w:author="Mai Văn Chánh" w:date="2021-03-30T22:34:00Z"/>
          <w:rFonts w:ascii="Times New Roman" w:hAnsi="Times New Roman"/>
          <w:color w:val="000000" w:themeColor="text1"/>
          <w:sz w:val="26"/>
          <w:szCs w:val="26"/>
          <w:lang w:val="vi-VN"/>
          <w:rPrChange w:id="521" w:author="Mai Văn Chánh" w:date="2021-03-30T22:40:00Z">
            <w:rPr>
              <w:ins w:id="522" w:author="Mai Văn Chánh" w:date="2021-03-30T22:34:00Z"/>
              <w:lang w:val="vi-VN"/>
            </w:rPr>
          </w:rPrChange>
        </w:rPr>
        <w:pPrChange w:id="523" w:author="Mai Văn Chánh" w:date="2021-03-30T22:40:00Z">
          <w:pPr>
            <w:spacing w:line="312" w:lineRule="auto"/>
            <w:ind w:left="360"/>
          </w:pPr>
        </w:pPrChange>
      </w:pPr>
      <w:ins w:id="524" w:author="Mai Văn Chánh" w:date="2021-03-30T22:34:00Z">
        <w:r w:rsidRPr="00020A75">
          <w:rPr>
            <w:rFonts w:ascii="Times New Roman" w:hAnsi="Times New Roman"/>
            <w:color w:val="000000" w:themeColor="text1"/>
            <w:sz w:val="26"/>
            <w:szCs w:val="26"/>
            <w:lang w:val="vi-VN"/>
            <w:rPrChange w:id="525" w:author="Mai Văn Chánh" w:date="2021-03-30T22:40:00Z">
              <w:rPr>
                <w:lang w:val="vi-VN"/>
              </w:rPr>
            </w:rPrChange>
          </w:rPr>
          <w:t>Ứng dụng quản lý chi tiêu cá nhân hoạt động bằng cách người dùng đăng nhập vào ứng dụng trên thiết bị của mình.</w:t>
        </w:r>
      </w:ins>
    </w:p>
    <w:p w14:paraId="3AE92F5C" w14:textId="77777777" w:rsidR="00020A75" w:rsidRPr="00020A75" w:rsidRDefault="00020A75" w:rsidP="00020A75">
      <w:pPr>
        <w:pStyle w:val="ListParagraph"/>
        <w:numPr>
          <w:ilvl w:val="0"/>
          <w:numId w:val="24"/>
        </w:numPr>
        <w:spacing w:line="312" w:lineRule="auto"/>
        <w:rPr>
          <w:ins w:id="526" w:author="Mai Văn Chánh" w:date="2021-03-30T22:34:00Z"/>
          <w:rFonts w:ascii="Times New Roman" w:hAnsi="Times New Roman"/>
          <w:color w:val="000000" w:themeColor="text1"/>
          <w:sz w:val="26"/>
          <w:szCs w:val="26"/>
          <w:lang w:val="vi-VN"/>
          <w:rPrChange w:id="527" w:author="Mai Văn Chánh" w:date="2021-03-30T22:40:00Z">
            <w:rPr>
              <w:ins w:id="528" w:author="Mai Văn Chánh" w:date="2021-03-30T22:34:00Z"/>
              <w:lang w:val="vi-VN"/>
            </w:rPr>
          </w:rPrChange>
        </w:rPr>
        <w:pPrChange w:id="529" w:author="Mai Văn Chánh" w:date="2021-03-30T22:40:00Z">
          <w:pPr>
            <w:spacing w:line="312" w:lineRule="auto"/>
            <w:ind w:left="360"/>
          </w:pPr>
        </w:pPrChange>
      </w:pPr>
      <w:ins w:id="530" w:author="Mai Văn Chánh" w:date="2021-03-30T22:34:00Z">
        <w:r w:rsidRPr="00020A75">
          <w:rPr>
            <w:rFonts w:ascii="Times New Roman" w:hAnsi="Times New Roman"/>
            <w:color w:val="000000" w:themeColor="text1"/>
            <w:sz w:val="26"/>
            <w:szCs w:val="26"/>
            <w:lang w:val="vi-VN"/>
            <w:rPrChange w:id="531" w:author="Mai Văn Chánh" w:date="2021-03-30T22:40:00Z">
              <w:rPr>
                <w:lang w:val="vi-VN"/>
              </w:rPr>
            </w:rPrChange>
          </w:rPr>
          <w:t>Ứng dụng giúp người dùng lưu lại từng các khoản thu chi.</w:t>
        </w:r>
      </w:ins>
    </w:p>
    <w:p w14:paraId="1ECAAEC5" w14:textId="68A9293C" w:rsidR="00020A75" w:rsidRPr="00020A75" w:rsidRDefault="00020A75" w:rsidP="00020A75">
      <w:pPr>
        <w:pStyle w:val="ListParagraph"/>
        <w:numPr>
          <w:ilvl w:val="0"/>
          <w:numId w:val="24"/>
        </w:numPr>
        <w:spacing w:line="312" w:lineRule="auto"/>
        <w:rPr>
          <w:ins w:id="532" w:author="Mai Văn Chánh" w:date="2021-03-30T22:34:00Z"/>
          <w:rFonts w:ascii="Times New Roman" w:hAnsi="Times New Roman"/>
          <w:color w:val="000000" w:themeColor="text1"/>
          <w:sz w:val="26"/>
          <w:szCs w:val="26"/>
          <w:rPrChange w:id="533" w:author="Mai Văn Chánh" w:date="2021-03-30T22:40:00Z">
            <w:rPr>
              <w:ins w:id="534" w:author="Mai Văn Chánh" w:date="2021-03-30T22:34:00Z"/>
              <w:rFonts w:ascii="Times New Roman" w:hAnsi="Times New Roman"/>
              <w:color w:val="000000" w:themeColor="text1"/>
              <w:sz w:val="26"/>
              <w:szCs w:val="26"/>
              <w:lang w:val="vi-VN"/>
            </w:rPr>
          </w:rPrChange>
        </w:rPr>
        <w:pPrChange w:id="535" w:author="Mai Văn Chánh" w:date="2021-03-30T22:40:00Z">
          <w:pPr>
            <w:spacing w:line="312" w:lineRule="auto"/>
            <w:ind w:left="360"/>
          </w:pPr>
        </w:pPrChange>
      </w:pPr>
      <w:ins w:id="536" w:author="Mai Văn Chánh" w:date="2021-03-30T22:34:00Z">
        <w:r w:rsidRPr="00020A75">
          <w:rPr>
            <w:rFonts w:ascii="Times New Roman" w:hAnsi="Times New Roman"/>
            <w:color w:val="000000" w:themeColor="text1"/>
            <w:sz w:val="26"/>
            <w:szCs w:val="26"/>
            <w:lang w:val="vi-VN"/>
            <w:rPrChange w:id="537" w:author="Mai Văn Chánh" w:date="2021-03-30T22:40:00Z">
              <w:rPr>
                <w:lang w:val="vi-VN"/>
              </w:rPr>
            </w:rPrChange>
          </w:rPr>
          <w:t xml:space="preserve">Quản lý các khoản </w:t>
        </w:r>
        <w:r w:rsidRPr="00020A75">
          <w:rPr>
            <w:rFonts w:ascii="Times New Roman" w:hAnsi="Times New Roman"/>
            <w:color w:val="000000" w:themeColor="text1"/>
            <w:sz w:val="26"/>
            <w:szCs w:val="26"/>
            <w:rPrChange w:id="538" w:author="Mai Văn Chánh" w:date="2021-03-30T22:40:00Z">
              <w:rPr/>
            </w:rPrChange>
          </w:rPr>
          <w:t>thu chi</w:t>
        </w:r>
      </w:ins>
    </w:p>
    <w:p w14:paraId="609F86F1" w14:textId="77777777" w:rsidR="00020A75" w:rsidRPr="00020A75" w:rsidRDefault="00020A75" w:rsidP="00020A75">
      <w:pPr>
        <w:pStyle w:val="ListParagraph"/>
        <w:numPr>
          <w:ilvl w:val="0"/>
          <w:numId w:val="24"/>
        </w:numPr>
        <w:spacing w:line="312" w:lineRule="auto"/>
        <w:rPr>
          <w:ins w:id="539" w:author="Mai Văn Chánh" w:date="2021-03-30T22:34:00Z"/>
          <w:rFonts w:ascii="Times New Roman" w:hAnsi="Times New Roman"/>
          <w:color w:val="000000" w:themeColor="text1"/>
          <w:sz w:val="26"/>
          <w:szCs w:val="26"/>
          <w:lang w:val="vi-VN"/>
          <w:rPrChange w:id="540" w:author="Mai Văn Chánh" w:date="2021-03-30T22:40:00Z">
            <w:rPr>
              <w:ins w:id="541" w:author="Mai Văn Chánh" w:date="2021-03-30T22:34:00Z"/>
              <w:lang w:val="vi-VN"/>
            </w:rPr>
          </w:rPrChange>
        </w:rPr>
        <w:pPrChange w:id="542" w:author="Mai Văn Chánh" w:date="2021-03-30T22:40:00Z">
          <w:pPr>
            <w:spacing w:line="312" w:lineRule="auto"/>
            <w:ind w:left="360"/>
          </w:pPr>
        </w:pPrChange>
      </w:pPr>
      <w:ins w:id="543" w:author="Mai Văn Chánh" w:date="2021-03-30T22:34:00Z">
        <w:r w:rsidRPr="00020A75">
          <w:rPr>
            <w:rFonts w:ascii="Times New Roman" w:hAnsi="Times New Roman"/>
            <w:color w:val="000000" w:themeColor="text1"/>
            <w:sz w:val="26"/>
            <w:szCs w:val="26"/>
            <w:lang w:val="vi-VN"/>
            <w:rPrChange w:id="544" w:author="Mai Văn Chánh" w:date="2021-03-30T22:40:00Z">
              <w:rPr>
                <w:lang w:val="vi-VN"/>
              </w:rPr>
            </w:rPrChange>
          </w:rPr>
          <w:t>Liệt kê từng danh mục,chi tiết các hoạt động thu chi của người dùng.</w:t>
        </w:r>
      </w:ins>
    </w:p>
    <w:p w14:paraId="6308C169" w14:textId="736AD5C6" w:rsidR="00020A75" w:rsidRDefault="00020A75" w:rsidP="00020A75">
      <w:pPr>
        <w:pStyle w:val="ListParagraph"/>
        <w:numPr>
          <w:ilvl w:val="0"/>
          <w:numId w:val="24"/>
        </w:numPr>
        <w:spacing w:line="312" w:lineRule="auto"/>
        <w:rPr>
          <w:ins w:id="545" w:author="Mai Văn Chánh" w:date="2021-03-30T22:40:00Z"/>
          <w:rFonts w:ascii="Times New Roman" w:hAnsi="Times New Roman"/>
          <w:color w:val="000000" w:themeColor="text1"/>
          <w:sz w:val="26"/>
          <w:szCs w:val="26"/>
          <w:lang w:val="vi-VN"/>
        </w:rPr>
      </w:pPr>
      <w:ins w:id="546" w:author="Mai Văn Chánh" w:date="2021-03-30T22:34:00Z">
        <w:r w:rsidRPr="00020A75">
          <w:rPr>
            <w:rFonts w:ascii="Times New Roman" w:hAnsi="Times New Roman"/>
            <w:color w:val="000000" w:themeColor="text1"/>
            <w:sz w:val="26"/>
            <w:szCs w:val="26"/>
            <w:lang w:val="vi-VN"/>
            <w:rPrChange w:id="547" w:author="Mai Văn Chánh" w:date="2021-03-30T22:40:00Z">
              <w:rPr>
                <w:lang w:val="vi-VN"/>
              </w:rPr>
            </w:rPrChange>
          </w:rPr>
          <w:t>Người dùng đăng nhập có thể đăng nhập qua facebook hoặc gmail</w:t>
        </w:r>
      </w:ins>
    </w:p>
    <w:p w14:paraId="6497FD18" w14:textId="77777777" w:rsidR="00020A75" w:rsidRPr="00020A75" w:rsidRDefault="00020A75" w:rsidP="00020A75">
      <w:pPr>
        <w:pStyle w:val="ListParagraph"/>
        <w:spacing w:line="312" w:lineRule="auto"/>
        <w:ind w:left="1440"/>
        <w:rPr>
          <w:ins w:id="548" w:author="Mai Văn Chánh" w:date="2021-03-30T22:34:00Z"/>
          <w:rFonts w:ascii="Times New Roman" w:hAnsi="Times New Roman"/>
          <w:color w:val="000000" w:themeColor="text1"/>
          <w:sz w:val="26"/>
          <w:szCs w:val="26"/>
          <w:lang w:val="vi-VN"/>
          <w:rPrChange w:id="549" w:author="Mai Văn Chánh" w:date="2021-03-30T22:40:00Z">
            <w:rPr>
              <w:ins w:id="550" w:author="Mai Văn Chánh" w:date="2021-03-30T22:34:00Z"/>
              <w:lang w:val="vi-VN"/>
            </w:rPr>
          </w:rPrChange>
        </w:rPr>
        <w:pPrChange w:id="551" w:author="Mai Văn Chánh" w:date="2021-03-30T22:40:00Z">
          <w:pPr>
            <w:spacing w:line="312" w:lineRule="auto"/>
            <w:ind w:left="360"/>
          </w:pPr>
        </w:pPrChange>
      </w:pPr>
    </w:p>
    <w:p w14:paraId="61F0CEA1" w14:textId="7FD11811" w:rsidR="00020A75" w:rsidRPr="00A94932" w:rsidRDefault="00A94932" w:rsidP="00A94932">
      <w:pPr>
        <w:spacing w:line="312" w:lineRule="auto"/>
        <w:ind w:left="283"/>
        <w:outlineLvl w:val="2"/>
        <w:rPr>
          <w:ins w:id="552" w:author="Mai Văn Chánh" w:date="2021-03-30T22:34:00Z"/>
          <w:rFonts w:ascii="Times New Roman" w:hAnsi="Times New Roman"/>
          <w:b/>
          <w:bCs/>
          <w:color w:val="000000" w:themeColor="text1"/>
          <w:sz w:val="26"/>
          <w:szCs w:val="26"/>
          <w:lang w:val="vi-VN"/>
          <w:rPrChange w:id="553" w:author="Mai Văn Chánh" w:date="2021-03-30T23:09:00Z">
            <w:rPr>
              <w:ins w:id="554" w:author="Mai Văn Chánh" w:date="2021-03-30T22:34:00Z"/>
              <w:rFonts w:ascii="Times New Roman" w:hAnsi="Times New Roman"/>
              <w:lang w:val="vi-VN"/>
            </w:rPr>
          </w:rPrChange>
        </w:rPr>
        <w:pPrChange w:id="555" w:author="Mai Văn Chánh" w:date="2021-03-30T23:09:00Z">
          <w:pPr>
            <w:pStyle w:val="ListParagraph"/>
            <w:numPr>
              <w:ilvl w:val="2"/>
              <w:numId w:val="10"/>
            </w:numPr>
            <w:spacing w:line="312" w:lineRule="auto"/>
            <w:ind w:left="737"/>
            <w:outlineLvl w:val="2"/>
          </w:pPr>
        </w:pPrChange>
      </w:pPr>
      <w:bookmarkStart w:id="556" w:name="_Toc58674922"/>
      <w:bookmarkStart w:id="557" w:name="_Toc58792943"/>
      <w:bookmarkStart w:id="558" w:name="_Toc67992599"/>
      <w:bookmarkStart w:id="559" w:name="_Toc68038627"/>
      <w:ins w:id="560" w:author="Mai Văn Chánh" w:date="2021-03-30T23:09:00Z">
        <w:r>
          <w:rPr>
            <w:b/>
            <w:bCs/>
            <w:color w:val="000000" w:themeColor="text1"/>
            <w:sz w:val="26"/>
            <w:szCs w:val="26"/>
          </w:rPr>
          <w:t>1</w:t>
        </w:r>
      </w:ins>
      <w:ins w:id="561" w:author="Mai Văn Chánh" w:date="2021-03-30T23:10:00Z">
        <w:r>
          <w:rPr>
            <w:b/>
            <w:bCs/>
            <w:color w:val="000000" w:themeColor="text1"/>
            <w:sz w:val="26"/>
            <w:szCs w:val="26"/>
          </w:rPr>
          <w:t>.1.1</w:t>
        </w:r>
      </w:ins>
      <w:ins w:id="562" w:author="Mai Văn Chánh" w:date="2021-03-30T23:09:00Z">
        <w:r>
          <w:rPr>
            <w:b/>
            <w:bCs/>
            <w:color w:val="000000" w:themeColor="text1"/>
            <w:sz w:val="26"/>
            <w:szCs w:val="26"/>
          </w:rPr>
          <w:t>.</w:t>
        </w:r>
      </w:ins>
      <w:ins w:id="563" w:author="Mai Văn Chánh" w:date="2021-03-30T22:34:00Z">
        <w:r w:rsidR="00020A75" w:rsidRPr="00A94932">
          <w:rPr>
            <w:b/>
            <w:bCs/>
            <w:color w:val="000000" w:themeColor="text1"/>
            <w:sz w:val="26"/>
            <w:szCs w:val="26"/>
            <w:lang w:val="vi-VN"/>
            <w:rPrChange w:id="564" w:author="Mai Văn Chánh" w:date="2021-03-30T23:09:00Z">
              <w:rPr>
                <w:lang w:val="vi-VN"/>
              </w:rPr>
            </w:rPrChange>
          </w:rPr>
          <w:t>Xác định và phân tích nghiệp vụ</w:t>
        </w:r>
        <w:bookmarkEnd w:id="556"/>
        <w:bookmarkEnd w:id="557"/>
        <w:bookmarkEnd w:id="558"/>
        <w:bookmarkEnd w:id="559"/>
      </w:ins>
    </w:p>
    <w:p w14:paraId="6E33EF7F" w14:textId="77777777" w:rsidR="00020A75" w:rsidRDefault="00020A75" w:rsidP="00020A75">
      <w:pPr>
        <w:spacing w:line="312" w:lineRule="auto"/>
        <w:rPr>
          <w:ins w:id="565" w:author="Mai Văn Chánh" w:date="2021-03-30T22:34:00Z"/>
          <w:rFonts w:ascii="Times New Roman" w:hAnsi="Times New Roman"/>
          <w:color w:val="000000" w:themeColor="text1"/>
          <w:sz w:val="26"/>
          <w:szCs w:val="26"/>
          <w:lang w:val="vi-VN"/>
        </w:rPr>
      </w:pPr>
      <w:ins w:id="566" w:author="Mai Văn Chánh" w:date="2021-03-30T22:34:00Z">
        <w:r>
          <w:rPr>
            <w:rFonts w:ascii="Times New Roman" w:hAnsi="Times New Roman"/>
            <w:color w:val="000000" w:themeColor="text1"/>
            <w:sz w:val="26"/>
            <w:szCs w:val="26"/>
            <w:lang w:val="vi-VN"/>
          </w:rPr>
          <w:t>``</w:t>
        </w:r>
        <w:r>
          <w:rPr>
            <w:rFonts w:ascii="Times New Roman" w:hAnsi="Times New Roman"/>
            <w:color w:val="000000" w:themeColor="text1"/>
            <w:sz w:val="26"/>
            <w:szCs w:val="26"/>
            <w:lang w:val="vi-VN"/>
          </w:rPr>
          <w:tab/>
        </w:r>
        <w:r>
          <w:rPr>
            <w:rFonts w:ascii="Times New Roman" w:hAnsi="Times New Roman"/>
            <w:color w:val="000000" w:themeColor="text1"/>
            <w:sz w:val="26"/>
            <w:szCs w:val="26"/>
            <w:lang w:val="vi-VN"/>
          </w:rPr>
          <w:tab/>
          <w:t>Giá trị nghiệp vụ</w:t>
        </w:r>
      </w:ins>
    </w:p>
    <w:p w14:paraId="5977C263" w14:textId="5A6D51D6" w:rsidR="00020A75" w:rsidRPr="00020A75" w:rsidRDefault="00020A75" w:rsidP="00020A75">
      <w:pPr>
        <w:pStyle w:val="ListParagraph"/>
        <w:numPr>
          <w:ilvl w:val="0"/>
          <w:numId w:val="11"/>
        </w:numPr>
        <w:spacing w:line="312" w:lineRule="auto"/>
        <w:rPr>
          <w:ins w:id="567" w:author="Mai Văn Chánh" w:date="2021-03-30T22:40:00Z"/>
          <w:rFonts w:ascii="Times New Roman" w:hAnsi="Times New Roman"/>
          <w:color w:val="000000" w:themeColor="text1"/>
          <w:sz w:val="26"/>
          <w:szCs w:val="26"/>
          <w:lang w:val="vi-VN"/>
          <w:rPrChange w:id="568" w:author="Mai Văn Chánh" w:date="2021-03-30T22:40:00Z">
            <w:rPr>
              <w:ins w:id="569" w:author="Mai Văn Chánh" w:date="2021-03-30T22:40:00Z"/>
              <w:color w:val="000000" w:themeColor="text1"/>
              <w:sz w:val="26"/>
              <w:szCs w:val="26"/>
            </w:rPr>
          </w:rPrChange>
        </w:rPr>
      </w:pPr>
      <w:ins w:id="570" w:author="Mai Văn Chánh" w:date="2021-03-30T22:34:00Z">
        <w:r>
          <w:rPr>
            <w:bCs/>
            <w:color w:val="000000" w:themeColor="text1"/>
            <w:sz w:val="26"/>
          </w:rPr>
          <w:t>Ứng dụng</w:t>
        </w:r>
        <w:r>
          <w:rPr>
            <w:color w:val="000000" w:themeColor="text1"/>
            <w:sz w:val="26"/>
            <w:szCs w:val="26"/>
            <w:lang w:val="vi-VN"/>
          </w:rPr>
          <w:t xml:space="preserve"> quản lý chi tiêu cá nhân là một trong những ứng dụng hữu ích và cần thiết cho mỗi cá nhân giúp người dùng quản lý chi tiêu thu hập và các khoản. Tạo điều kiện cho người dùng kiểm soát. Được những khoản thu chi của mình tránh trường hợp chi vượt quá số tiền định mức. Từ đó giúp ứng dụng được người dùng tin tưởng và sử dụng nhiều hơn</w:t>
        </w:r>
      </w:ins>
      <w:ins w:id="571" w:author="Mai Văn Chánh" w:date="2021-03-30T22:40:00Z">
        <w:r>
          <w:rPr>
            <w:color w:val="000000" w:themeColor="text1"/>
            <w:sz w:val="26"/>
            <w:szCs w:val="26"/>
          </w:rPr>
          <w:t>.</w:t>
        </w:r>
      </w:ins>
    </w:p>
    <w:p w14:paraId="2EE96BC4" w14:textId="2EBEE657" w:rsidR="00020A75" w:rsidRDefault="00020A75" w:rsidP="00020A75">
      <w:pPr>
        <w:spacing w:line="312" w:lineRule="auto"/>
        <w:rPr>
          <w:ins w:id="572" w:author="Mai Văn Chánh" w:date="2021-03-30T22:40:00Z"/>
          <w:rFonts w:ascii="Times New Roman" w:hAnsi="Times New Roman"/>
          <w:color w:val="000000" w:themeColor="text1"/>
          <w:sz w:val="26"/>
          <w:szCs w:val="26"/>
          <w:lang w:val="vi-VN"/>
        </w:rPr>
      </w:pPr>
    </w:p>
    <w:p w14:paraId="6C9758F1" w14:textId="053BFE61" w:rsidR="00020A75" w:rsidRDefault="00020A75" w:rsidP="00020A75">
      <w:pPr>
        <w:spacing w:line="312" w:lineRule="auto"/>
        <w:rPr>
          <w:ins w:id="573" w:author="Mai Văn Chánh" w:date="2021-03-30T22:40:00Z"/>
          <w:rFonts w:ascii="Times New Roman" w:hAnsi="Times New Roman"/>
          <w:color w:val="000000" w:themeColor="text1"/>
          <w:sz w:val="26"/>
          <w:szCs w:val="26"/>
          <w:lang w:val="vi-VN"/>
        </w:rPr>
      </w:pPr>
    </w:p>
    <w:p w14:paraId="699A8735" w14:textId="6841F064" w:rsidR="00020A75" w:rsidRDefault="00020A75" w:rsidP="00020A75">
      <w:pPr>
        <w:spacing w:line="312" w:lineRule="auto"/>
        <w:rPr>
          <w:ins w:id="574" w:author="Mai Văn Chánh" w:date="2021-03-30T22:40:00Z"/>
          <w:rFonts w:ascii="Times New Roman" w:hAnsi="Times New Roman"/>
          <w:color w:val="000000" w:themeColor="text1"/>
          <w:sz w:val="26"/>
          <w:szCs w:val="26"/>
          <w:lang w:val="vi-VN"/>
        </w:rPr>
      </w:pPr>
    </w:p>
    <w:p w14:paraId="44B01AFF" w14:textId="33088D57" w:rsidR="00020A75" w:rsidRDefault="00020A75" w:rsidP="00020A75">
      <w:pPr>
        <w:spacing w:line="312" w:lineRule="auto"/>
        <w:rPr>
          <w:ins w:id="575" w:author="Mai Văn Chánh" w:date="2021-03-30T22:40:00Z"/>
          <w:rFonts w:ascii="Times New Roman" w:hAnsi="Times New Roman"/>
          <w:color w:val="000000" w:themeColor="text1"/>
          <w:sz w:val="26"/>
          <w:szCs w:val="26"/>
          <w:lang w:val="vi-VN"/>
        </w:rPr>
      </w:pPr>
    </w:p>
    <w:p w14:paraId="6A23213D" w14:textId="60BF0ACF" w:rsidR="00020A75" w:rsidRDefault="00020A75" w:rsidP="00020A75">
      <w:pPr>
        <w:spacing w:line="312" w:lineRule="auto"/>
        <w:rPr>
          <w:ins w:id="576" w:author="Mai Văn Chánh" w:date="2021-03-30T22:40:00Z"/>
          <w:rFonts w:ascii="Times New Roman" w:hAnsi="Times New Roman"/>
          <w:color w:val="000000" w:themeColor="text1"/>
          <w:sz w:val="26"/>
          <w:szCs w:val="26"/>
          <w:lang w:val="vi-VN"/>
        </w:rPr>
      </w:pPr>
    </w:p>
    <w:p w14:paraId="1C0E8563" w14:textId="741FE6CD" w:rsidR="00020A75" w:rsidRDefault="00020A75" w:rsidP="00020A75">
      <w:pPr>
        <w:spacing w:line="312" w:lineRule="auto"/>
        <w:rPr>
          <w:ins w:id="577" w:author="Mai Văn Chánh" w:date="2021-03-30T22:40:00Z"/>
          <w:rFonts w:ascii="Times New Roman" w:hAnsi="Times New Roman"/>
          <w:color w:val="000000" w:themeColor="text1"/>
          <w:sz w:val="26"/>
          <w:szCs w:val="26"/>
          <w:lang w:val="vi-VN"/>
        </w:rPr>
      </w:pPr>
    </w:p>
    <w:p w14:paraId="06E63D63" w14:textId="49CDBCA1" w:rsidR="00020A75" w:rsidRDefault="00020A75" w:rsidP="00020A75">
      <w:pPr>
        <w:spacing w:line="312" w:lineRule="auto"/>
        <w:rPr>
          <w:ins w:id="578" w:author="Mai Văn Chánh" w:date="2021-03-30T22:40:00Z"/>
          <w:rFonts w:ascii="Times New Roman" w:hAnsi="Times New Roman"/>
          <w:color w:val="000000" w:themeColor="text1"/>
          <w:sz w:val="26"/>
          <w:szCs w:val="26"/>
          <w:lang w:val="vi-VN"/>
        </w:rPr>
      </w:pPr>
    </w:p>
    <w:p w14:paraId="74CA5922" w14:textId="77777777" w:rsidR="00020A75" w:rsidRPr="00020A75" w:rsidRDefault="00020A75" w:rsidP="00020A75">
      <w:pPr>
        <w:spacing w:line="312" w:lineRule="auto"/>
        <w:rPr>
          <w:ins w:id="579" w:author="Mai Văn Chánh" w:date="2021-03-30T22:34:00Z"/>
          <w:rFonts w:ascii="Times New Roman" w:hAnsi="Times New Roman"/>
          <w:color w:val="000000" w:themeColor="text1"/>
          <w:sz w:val="26"/>
          <w:szCs w:val="26"/>
          <w:lang w:val="vi-VN"/>
          <w:rPrChange w:id="580" w:author="Mai Văn Chánh" w:date="2021-03-30T22:40:00Z">
            <w:rPr>
              <w:ins w:id="581" w:author="Mai Văn Chánh" w:date="2021-03-30T22:34:00Z"/>
              <w:lang w:val="vi-VN"/>
            </w:rPr>
          </w:rPrChange>
        </w:rPr>
        <w:pPrChange w:id="582" w:author="Mai Văn Chánh" w:date="2021-03-30T22:40:00Z">
          <w:pPr>
            <w:pStyle w:val="ListParagraph"/>
            <w:numPr>
              <w:numId w:val="11"/>
            </w:numPr>
            <w:spacing w:line="312" w:lineRule="auto"/>
            <w:ind w:left="1860" w:hanging="360"/>
          </w:pPr>
        </w:pPrChange>
      </w:pPr>
    </w:p>
    <w:p w14:paraId="6269357E" w14:textId="77777777" w:rsidR="00020A75" w:rsidRDefault="00020A75" w:rsidP="00020A75">
      <w:pPr>
        <w:pStyle w:val="ListParagraph"/>
        <w:spacing w:line="312" w:lineRule="auto"/>
        <w:ind w:firstLine="720"/>
        <w:rPr>
          <w:ins w:id="583" w:author="Mai Văn Chánh" w:date="2021-03-30T22:34:00Z"/>
          <w:color w:val="000000" w:themeColor="text1"/>
          <w:sz w:val="26"/>
          <w:szCs w:val="26"/>
          <w:lang w:val="vi-VN"/>
        </w:rPr>
      </w:pPr>
      <w:ins w:id="584" w:author="Mai Văn Chánh" w:date="2021-03-30T22:34:00Z">
        <w:r>
          <w:rPr>
            <w:color w:val="000000" w:themeColor="text1"/>
            <w:sz w:val="26"/>
            <w:szCs w:val="26"/>
            <w:lang w:val="vi-VN"/>
          </w:rPr>
          <w:lastRenderedPageBreak/>
          <w:t>Giá trị kinh tế:</w:t>
        </w:r>
      </w:ins>
    </w:p>
    <w:p w14:paraId="79360154" w14:textId="77777777" w:rsidR="00020A75" w:rsidRDefault="00020A75" w:rsidP="00020A75">
      <w:pPr>
        <w:pStyle w:val="ListParagraph"/>
        <w:spacing w:line="312" w:lineRule="auto"/>
        <w:ind w:firstLine="720"/>
        <w:rPr>
          <w:ins w:id="585" w:author="Mai Văn Chánh" w:date="2021-03-30T22:34:00Z"/>
          <w:color w:val="000000" w:themeColor="text1"/>
          <w:sz w:val="26"/>
          <w:szCs w:val="26"/>
          <w:lang w:val="vi-VN"/>
        </w:rPr>
      </w:pPr>
    </w:p>
    <w:p w14:paraId="27DDFC90" w14:textId="77777777" w:rsidR="00020A75" w:rsidRDefault="00020A75" w:rsidP="00020A75">
      <w:pPr>
        <w:pStyle w:val="ListParagraph"/>
        <w:numPr>
          <w:ilvl w:val="0"/>
          <w:numId w:val="12"/>
        </w:numPr>
        <w:spacing w:line="312" w:lineRule="auto"/>
        <w:rPr>
          <w:ins w:id="586" w:author="Mai Văn Chánh" w:date="2021-03-30T22:34:00Z"/>
          <w:color w:val="000000" w:themeColor="text1"/>
          <w:sz w:val="26"/>
          <w:szCs w:val="26"/>
          <w:lang w:val="vi-VN"/>
        </w:rPr>
      </w:pPr>
      <w:ins w:id="587" w:author="Mai Văn Chánh" w:date="2021-03-30T22:34:00Z">
        <w:r>
          <w:rPr>
            <w:bCs/>
            <w:color w:val="000000" w:themeColor="text1"/>
            <w:sz w:val="26"/>
          </w:rPr>
          <w:t>Ứng dụng</w:t>
        </w:r>
        <w:r>
          <w:rPr>
            <w:color w:val="000000" w:themeColor="text1"/>
            <w:sz w:val="26"/>
            <w:szCs w:val="26"/>
            <w:lang w:val="vi-VN"/>
          </w:rPr>
          <w:t xml:space="preserve"> quản lý nhanh gọn, giúp người dùng quản lý được các khoản chi tiêu của mình.</w:t>
        </w:r>
      </w:ins>
    </w:p>
    <w:p w14:paraId="0A2EDC55" w14:textId="77777777" w:rsidR="00020A75" w:rsidRDefault="00020A75" w:rsidP="00020A75">
      <w:pPr>
        <w:pStyle w:val="ListParagraph"/>
        <w:numPr>
          <w:ilvl w:val="0"/>
          <w:numId w:val="12"/>
        </w:numPr>
        <w:spacing w:line="312" w:lineRule="auto"/>
        <w:rPr>
          <w:ins w:id="588" w:author="Mai Văn Chánh" w:date="2021-03-30T22:34:00Z"/>
          <w:color w:val="000000" w:themeColor="text1"/>
          <w:sz w:val="26"/>
          <w:szCs w:val="26"/>
          <w:lang w:val="vi-VN"/>
        </w:rPr>
      </w:pPr>
      <w:ins w:id="589" w:author="Mai Văn Chánh" w:date="2021-03-30T22:34:00Z">
        <w:r>
          <w:rPr>
            <w:color w:val="000000" w:themeColor="text1"/>
            <w:sz w:val="26"/>
            <w:szCs w:val="26"/>
            <w:lang w:val="vi-VN"/>
          </w:rPr>
          <w:t>Giảm chi phí trong việc quản lý và báo cáo hàng ngày giúp người dùng quản trị tiết kiệm được đáng kể.</w:t>
        </w:r>
      </w:ins>
    </w:p>
    <w:p w14:paraId="78062002" w14:textId="05CED69F" w:rsidR="00020A75" w:rsidRPr="00020A75" w:rsidRDefault="00020A75" w:rsidP="00020A75">
      <w:pPr>
        <w:pStyle w:val="ListParagraph"/>
        <w:spacing w:line="312" w:lineRule="auto"/>
        <w:ind w:left="1140" w:firstLine="300"/>
        <w:rPr>
          <w:ins w:id="590" w:author="Mai Văn Chánh" w:date="2021-03-30T22:34:00Z"/>
          <w:color w:val="000000" w:themeColor="text1"/>
          <w:sz w:val="26"/>
          <w:szCs w:val="26"/>
          <w:lang w:val="vi-VN"/>
          <w:rPrChange w:id="591" w:author="Mai Văn Chánh" w:date="2021-03-30T22:35:00Z">
            <w:rPr>
              <w:ins w:id="592" w:author="Mai Văn Chánh" w:date="2021-03-30T22:34:00Z"/>
              <w:lang w:val="vi-VN"/>
            </w:rPr>
          </w:rPrChange>
        </w:rPr>
        <w:pPrChange w:id="593" w:author="Mai Văn Chánh" w:date="2021-03-30T22:35:00Z">
          <w:pPr>
            <w:pStyle w:val="ListParagraph"/>
            <w:spacing w:line="312" w:lineRule="auto"/>
            <w:ind w:left="1140" w:firstLine="300"/>
          </w:pPr>
        </w:pPrChange>
      </w:pPr>
      <w:ins w:id="594" w:author="Mai Văn Chánh" w:date="2021-03-30T22:34:00Z">
        <w:r>
          <w:rPr>
            <w:color w:val="000000" w:themeColor="text1"/>
            <w:sz w:val="26"/>
            <w:szCs w:val="26"/>
            <w:lang w:val="vi-VN"/>
          </w:rPr>
          <w:t>Giá trị sử dụng:</w:t>
        </w:r>
      </w:ins>
    </w:p>
    <w:p w14:paraId="1E06E5AA" w14:textId="77777777" w:rsidR="00020A75" w:rsidRDefault="00020A75" w:rsidP="00020A75">
      <w:pPr>
        <w:pStyle w:val="ListParagraph"/>
        <w:numPr>
          <w:ilvl w:val="0"/>
          <w:numId w:val="13"/>
        </w:numPr>
        <w:spacing w:line="312" w:lineRule="auto"/>
        <w:rPr>
          <w:ins w:id="595" w:author="Mai Văn Chánh" w:date="2021-03-30T22:34:00Z"/>
          <w:color w:val="000000" w:themeColor="text1"/>
          <w:sz w:val="26"/>
          <w:szCs w:val="26"/>
          <w:lang w:val="vi-VN"/>
        </w:rPr>
      </w:pPr>
      <w:ins w:id="596" w:author="Mai Văn Chánh" w:date="2021-03-30T22:34:00Z">
        <w:r>
          <w:rPr>
            <w:color w:val="000000" w:themeColor="text1"/>
            <w:sz w:val="26"/>
            <w:szCs w:val="26"/>
            <w:lang w:val="vi-VN"/>
          </w:rPr>
          <w:t>Quản lý hiệu quả các hoạt động chi tiêu của người dùng,tạo sử ổng định trong việc quan sát và theo dõi chi tiêu hàng ngày của mình.</w:t>
        </w:r>
      </w:ins>
    </w:p>
    <w:p w14:paraId="09A564D5" w14:textId="77777777" w:rsidR="00020A75" w:rsidRDefault="00020A75" w:rsidP="00020A75">
      <w:pPr>
        <w:pStyle w:val="ListParagraph"/>
        <w:numPr>
          <w:ilvl w:val="0"/>
          <w:numId w:val="13"/>
        </w:numPr>
        <w:spacing w:line="312" w:lineRule="auto"/>
        <w:rPr>
          <w:ins w:id="597" w:author="Mai Văn Chánh" w:date="2021-03-30T22:34:00Z"/>
          <w:color w:val="000000" w:themeColor="text1"/>
          <w:sz w:val="26"/>
          <w:szCs w:val="26"/>
          <w:lang w:val="vi-VN"/>
        </w:rPr>
      </w:pPr>
      <w:ins w:id="598" w:author="Mai Văn Chánh" w:date="2021-03-30T22:34:00Z">
        <w:r>
          <w:rPr>
            <w:color w:val="000000" w:themeColor="text1"/>
            <w:sz w:val="26"/>
            <w:szCs w:val="26"/>
            <w:lang w:val="vi-VN"/>
          </w:rPr>
          <w:t>Tạo được sự linh hoạt trong mọi nơi mọi thời điểm và môi trường.</w:t>
        </w:r>
      </w:ins>
    </w:p>
    <w:p w14:paraId="2919EA17" w14:textId="77777777" w:rsidR="00020A75" w:rsidRDefault="00020A75" w:rsidP="00020A75">
      <w:pPr>
        <w:pStyle w:val="ListParagraph"/>
        <w:numPr>
          <w:ilvl w:val="0"/>
          <w:numId w:val="13"/>
        </w:numPr>
        <w:spacing w:line="312" w:lineRule="auto"/>
        <w:rPr>
          <w:ins w:id="599" w:author="Mai Văn Chánh" w:date="2021-03-30T22:34:00Z"/>
          <w:color w:val="000000" w:themeColor="text1"/>
          <w:sz w:val="26"/>
          <w:szCs w:val="26"/>
          <w:lang w:val="vi-VN"/>
        </w:rPr>
      </w:pPr>
      <w:ins w:id="600" w:author="Mai Văn Chánh" w:date="2021-03-30T22:34:00Z">
        <w:r>
          <w:rPr>
            <w:color w:val="000000" w:themeColor="text1"/>
            <w:sz w:val="26"/>
            <w:szCs w:val="26"/>
            <w:lang w:val="vi-VN"/>
          </w:rPr>
          <w:t>Giảm thiểu chi phí tối đa mà người dùng chi tiêu vào một việc gì đó mà không có tính toán.</w:t>
        </w:r>
      </w:ins>
    </w:p>
    <w:p w14:paraId="62363C5C" w14:textId="77777777" w:rsidR="00020A75" w:rsidRDefault="00020A75" w:rsidP="00020A75">
      <w:pPr>
        <w:pStyle w:val="ListParagraph"/>
        <w:numPr>
          <w:ilvl w:val="0"/>
          <w:numId w:val="13"/>
        </w:numPr>
        <w:spacing w:line="312" w:lineRule="auto"/>
        <w:rPr>
          <w:ins w:id="601" w:author="Mai Văn Chánh" w:date="2021-03-30T22:34:00Z"/>
          <w:color w:val="000000" w:themeColor="text1"/>
          <w:sz w:val="26"/>
          <w:szCs w:val="26"/>
          <w:lang w:val="vi-VN"/>
        </w:rPr>
      </w:pPr>
      <w:ins w:id="602" w:author="Mai Văn Chánh" w:date="2021-03-30T22:34:00Z">
        <w:r>
          <w:rPr>
            <w:color w:val="000000" w:themeColor="text1"/>
            <w:sz w:val="26"/>
            <w:szCs w:val="26"/>
            <w:lang w:val="vi-VN"/>
          </w:rPr>
          <w:t>Quản lý tiền tiết kiệm của người dùng một cách hiệu quả và tạo sự linh hoạt trong từng hoạt động.</w:t>
        </w:r>
      </w:ins>
    </w:p>
    <w:p w14:paraId="55B6849D" w14:textId="77777777" w:rsidR="00020A75" w:rsidRDefault="00020A75" w:rsidP="00020A75">
      <w:pPr>
        <w:pStyle w:val="ListParagraph"/>
        <w:numPr>
          <w:ilvl w:val="0"/>
          <w:numId w:val="13"/>
        </w:numPr>
        <w:spacing w:line="312" w:lineRule="auto"/>
        <w:rPr>
          <w:ins w:id="603" w:author="Mai Văn Chánh" w:date="2021-03-30T22:34:00Z"/>
          <w:color w:val="000000" w:themeColor="text1"/>
          <w:sz w:val="26"/>
          <w:szCs w:val="26"/>
          <w:lang w:val="vi-VN"/>
        </w:rPr>
      </w:pPr>
      <w:ins w:id="604" w:author="Mai Văn Chánh" w:date="2021-03-30T22:34:00Z">
        <w:r>
          <w:rPr>
            <w:color w:val="000000" w:themeColor="text1"/>
            <w:sz w:val="26"/>
            <w:szCs w:val="26"/>
            <w:lang w:val="vi-VN"/>
          </w:rPr>
          <w:t>Tính bảo mật cao</w:t>
        </w:r>
      </w:ins>
    </w:p>
    <w:p w14:paraId="560A6A27" w14:textId="11CA55BB" w:rsidR="00020A75" w:rsidRDefault="00020A75" w:rsidP="00020A75">
      <w:pPr>
        <w:pStyle w:val="ListParagraph"/>
        <w:numPr>
          <w:ilvl w:val="0"/>
          <w:numId w:val="13"/>
        </w:numPr>
        <w:spacing w:line="312" w:lineRule="auto"/>
        <w:rPr>
          <w:ins w:id="605" w:author="Mai Văn Chánh" w:date="2021-03-30T22:40:00Z"/>
          <w:color w:val="000000" w:themeColor="text1"/>
          <w:sz w:val="26"/>
          <w:szCs w:val="26"/>
          <w:lang w:val="vi-VN"/>
        </w:rPr>
      </w:pPr>
      <w:ins w:id="606" w:author="Mai Văn Chánh" w:date="2021-03-30T22:34:00Z">
        <w:r>
          <w:rPr>
            <w:color w:val="000000" w:themeColor="text1"/>
            <w:sz w:val="26"/>
            <w:szCs w:val="26"/>
            <w:lang w:val="vi-VN"/>
          </w:rPr>
          <w:t>Người dùng có thể yên tâm và tin tưởng.</w:t>
        </w:r>
      </w:ins>
    </w:p>
    <w:p w14:paraId="1A479B76" w14:textId="77777777" w:rsidR="00020A75" w:rsidRDefault="00020A75" w:rsidP="00020A75">
      <w:pPr>
        <w:pStyle w:val="ListParagraph"/>
        <w:spacing w:line="312" w:lineRule="auto"/>
        <w:ind w:left="1860"/>
        <w:rPr>
          <w:ins w:id="607" w:author="Mai Văn Chánh" w:date="2021-03-30T22:34:00Z"/>
          <w:color w:val="000000" w:themeColor="text1"/>
          <w:sz w:val="26"/>
          <w:szCs w:val="26"/>
          <w:lang w:val="vi-VN"/>
        </w:rPr>
        <w:pPrChange w:id="608" w:author="Mai Văn Chánh" w:date="2021-03-30T22:40:00Z">
          <w:pPr>
            <w:pStyle w:val="ListParagraph"/>
            <w:numPr>
              <w:numId w:val="13"/>
            </w:numPr>
            <w:spacing w:line="312" w:lineRule="auto"/>
            <w:ind w:left="1860" w:hanging="360"/>
          </w:pPr>
        </w:pPrChange>
      </w:pPr>
    </w:p>
    <w:p w14:paraId="68974251" w14:textId="6B2DBD16" w:rsidR="00020A75" w:rsidRDefault="00A94932" w:rsidP="00A94932">
      <w:pPr>
        <w:pStyle w:val="ListParagraph"/>
        <w:spacing w:after="0" w:line="312" w:lineRule="auto"/>
        <w:ind w:left="1003"/>
        <w:outlineLvl w:val="2"/>
        <w:rPr>
          <w:ins w:id="609" w:author="Mai Văn Chánh" w:date="2021-03-30T22:34:00Z"/>
          <w:b/>
          <w:bCs/>
          <w:color w:val="000000" w:themeColor="text1"/>
          <w:sz w:val="26"/>
          <w:szCs w:val="26"/>
          <w:lang w:val="vi-VN"/>
        </w:rPr>
        <w:pPrChange w:id="610" w:author="Mai Văn Chánh" w:date="2021-03-30T23:09:00Z">
          <w:pPr>
            <w:pStyle w:val="ListParagraph"/>
            <w:numPr>
              <w:ilvl w:val="2"/>
              <w:numId w:val="10"/>
            </w:numPr>
            <w:spacing w:after="0" w:line="312" w:lineRule="auto"/>
            <w:ind w:left="1003" w:hanging="720"/>
            <w:outlineLvl w:val="2"/>
          </w:pPr>
        </w:pPrChange>
      </w:pPr>
      <w:bookmarkStart w:id="611" w:name="_Toc58674923"/>
      <w:bookmarkStart w:id="612" w:name="_Toc58792944"/>
      <w:bookmarkStart w:id="613" w:name="_Toc67992600"/>
      <w:bookmarkStart w:id="614" w:name="_Toc68038628"/>
      <w:ins w:id="615" w:author="Mai Văn Chánh" w:date="2021-03-30T23:10:00Z">
        <w:r>
          <w:rPr>
            <w:b/>
            <w:bCs/>
            <w:color w:val="000000" w:themeColor="text1"/>
            <w:sz w:val="26"/>
            <w:szCs w:val="26"/>
          </w:rPr>
          <w:t>1.1.</w:t>
        </w:r>
      </w:ins>
      <w:ins w:id="616" w:author="Mai Văn Chánh" w:date="2021-03-30T23:09:00Z">
        <w:r>
          <w:rPr>
            <w:b/>
            <w:bCs/>
            <w:color w:val="000000" w:themeColor="text1"/>
            <w:sz w:val="26"/>
            <w:szCs w:val="26"/>
          </w:rPr>
          <w:t xml:space="preserve">2. </w:t>
        </w:r>
      </w:ins>
      <w:ins w:id="617" w:author="Mai Văn Chánh" w:date="2021-03-30T22:34:00Z">
        <w:r w:rsidR="00020A75">
          <w:rPr>
            <w:b/>
            <w:bCs/>
            <w:color w:val="000000" w:themeColor="text1"/>
            <w:sz w:val="26"/>
            <w:szCs w:val="26"/>
            <w:lang w:val="vi-VN"/>
          </w:rPr>
          <w:t>Xác định yêu cầu của hệ thống</w:t>
        </w:r>
        <w:bookmarkEnd w:id="611"/>
        <w:bookmarkEnd w:id="612"/>
        <w:bookmarkEnd w:id="613"/>
        <w:bookmarkEnd w:id="614"/>
      </w:ins>
    </w:p>
    <w:p w14:paraId="0DD809B3" w14:textId="6B0C3C8B" w:rsidR="00020A75" w:rsidRDefault="00020A75" w:rsidP="00020A75">
      <w:pPr>
        <w:pStyle w:val="ListParagraph"/>
        <w:numPr>
          <w:ilvl w:val="0"/>
          <w:numId w:val="14"/>
        </w:numPr>
        <w:spacing w:line="312" w:lineRule="auto"/>
        <w:rPr>
          <w:ins w:id="618" w:author="Mai Văn Chánh" w:date="2021-03-30T22:34:00Z"/>
          <w:color w:val="000000" w:themeColor="text1"/>
          <w:sz w:val="26"/>
          <w:szCs w:val="26"/>
          <w:lang w:val="vi-VN"/>
        </w:rPr>
      </w:pPr>
      <w:ins w:id="619" w:author="Mai Văn Chánh" w:date="2021-03-30T22:34:00Z">
        <w:r>
          <w:rPr>
            <w:color w:val="000000" w:themeColor="text1"/>
            <w:sz w:val="26"/>
            <w:szCs w:val="26"/>
            <w:lang w:val="vi-VN"/>
          </w:rPr>
          <w:t>Ứng dụng đáp ứng nhu cầu khách quan: nhanh chóng, chính xác, hiệu quả cao và đảm bảo về mặt</w:t>
        </w:r>
      </w:ins>
      <w:ins w:id="620" w:author="Mai Văn Chánh" w:date="2021-03-30T22:35:00Z">
        <w:r>
          <w:rPr>
            <w:color w:val="000000" w:themeColor="text1"/>
            <w:sz w:val="26"/>
            <w:szCs w:val="26"/>
          </w:rPr>
          <w:t xml:space="preserve"> </w:t>
        </w:r>
      </w:ins>
      <w:ins w:id="621" w:author="Mai Văn Chánh" w:date="2021-03-30T22:34:00Z">
        <w:r>
          <w:rPr>
            <w:color w:val="000000" w:themeColor="text1"/>
            <w:sz w:val="26"/>
            <w:szCs w:val="26"/>
            <w:lang w:val="vi-VN"/>
          </w:rPr>
          <w:t>hình thức.</w:t>
        </w:r>
      </w:ins>
    </w:p>
    <w:p w14:paraId="33F8DD90" w14:textId="77777777" w:rsidR="00020A75" w:rsidRDefault="00020A75" w:rsidP="00020A75">
      <w:pPr>
        <w:pStyle w:val="ListParagraph"/>
        <w:numPr>
          <w:ilvl w:val="0"/>
          <w:numId w:val="14"/>
        </w:numPr>
        <w:spacing w:line="312" w:lineRule="auto"/>
        <w:rPr>
          <w:ins w:id="622" w:author="Mai Văn Chánh" w:date="2021-03-30T22:34:00Z"/>
          <w:color w:val="000000" w:themeColor="text1"/>
          <w:sz w:val="26"/>
          <w:szCs w:val="26"/>
          <w:lang w:val="vi-VN"/>
        </w:rPr>
      </w:pPr>
      <w:ins w:id="623" w:author="Mai Văn Chánh" w:date="2021-03-30T22:34:00Z">
        <w:r>
          <w:rPr>
            <w:color w:val="000000" w:themeColor="text1"/>
            <w:sz w:val="26"/>
            <w:szCs w:val="26"/>
            <w:lang w:val="vi-VN"/>
          </w:rPr>
          <w:t>Thân thiện với mọi lức tuổi và ngành nghề,dễ sử dụng , đơn giản và dễ hiểu.</w:t>
        </w:r>
      </w:ins>
    </w:p>
    <w:p w14:paraId="6D58A65D" w14:textId="77777777" w:rsidR="00020A75" w:rsidRDefault="00020A75" w:rsidP="00020A75">
      <w:pPr>
        <w:pStyle w:val="ListParagraph"/>
        <w:numPr>
          <w:ilvl w:val="0"/>
          <w:numId w:val="14"/>
        </w:numPr>
        <w:spacing w:line="312" w:lineRule="auto"/>
        <w:rPr>
          <w:ins w:id="624" w:author="Mai Văn Chánh" w:date="2021-03-30T22:34:00Z"/>
          <w:color w:val="000000" w:themeColor="text1"/>
          <w:sz w:val="26"/>
          <w:szCs w:val="26"/>
          <w:lang w:val="vi-VN"/>
        </w:rPr>
      </w:pPr>
      <w:ins w:id="625" w:author="Mai Văn Chánh" w:date="2021-03-30T22:34:00Z">
        <w:r>
          <w:rPr>
            <w:color w:val="000000" w:themeColor="text1"/>
            <w:sz w:val="26"/>
            <w:szCs w:val="26"/>
            <w:lang w:val="vi-VN"/>
          </w:rPr>
          <w:t>Ứng dụng tương thích với các loại điều hành android</w:t>
        </w:r>
      </w:ins>
    </w:p>
    <w:p w14:paraId="7CF341CE" w14:textId="77777777" w:rsidR="00020A75" w:rsidRDefault="00020A75" w:rsidP="00020A75">
      <w:pPr>
        <w:pStyle w:val="ListParagraph"/>
        <w:numPr>
          <w:ilvl w:val="0"/>
          <w:numId w:val="14"/>
        </w:numPr>
        <w:spacing w:line="312" w:lineRule="auto"/>
        <w:rPr>
          <w:ins w:id="626" w:author="Mai Văn Chánh" w:date="2021-03-30T22:34:00Z"/>
          <w:color w:val="000000" w:themeColor="text1"/>
          <w:sz w:val="26"/>
          <w:szCs w:val="26"/>
          <w:lang w:val="vi-VN"/>
        </w:rPr>
      </w:pPr>
      <w:ins w:id="627" w:author="Mai Văn Chánh" w:date="2021-03-30T22:34:00Z">
        <w:r>
          <w:rPr>
            <w:color w:val="000000" w:themeColor="text1"/>
            <w:sz w:val="26"/>
            <w:szCs w:val="26"/>
            <w:lang w:val="vi-VN"/>
          </w:rPr>
          <w:t>Ứng dụng cập nhật thông tin, dữ liệu hàng ngày.</w:t>
        </w:r>
      </w:ins>
    </w:p>
    <w:p w14:paraId="1B307E24" w14:textId="2D423947" w:rsidR="00020A75" w:rsidRDefault="00020A75" w:rsidP="00020A75">
      <w:pPr>
        <w:pStyle w:val="ListParagraph"/>
        <w:numPr>
          <w:ilvl w:val="0"/>
          <w:numId w:val="14"/>
        </w:numPr>
        <w:spacing w:line="312" w:lineRule="auto"/>
        <w:rPr>
          <w:ins w:id="628" w:author="Mai Văn Chánh" w:date="2021-03-30T23:14:00Z"/>
          <w:color w:val="000000" w:themeColor="text1"/>
          <w:sz w:val="26"/>
          <w:szCs w:val="26"/>
          <w:lang w:val="vi-VN"/>
        </w:rPr>
      </w:pPr>
      <w:ins w:id="629" w:author="Mai Văn Chánh" w:date="2021-03-30T22:34:00Z">
        <w:r>
          <w:rPr>
            <w:color w:val="000000" w:themeColor="text1"/>
            <w:sz w:val="26"/>
            <w:szCs w:val="26"/>
            <w:lang w:val="vi-VN"/>
          </w:rPr>
          <w:t>Ứng dụng có tính bảo mật cao, mọi thông tin kiểm kỹ lưỡng trước khi đến tay người dùng.</w:t>
        </w:r>
      </w:ins>
    </w:p>
    <w:p w14:paraId="609C17E2" w14:textId="2EA3E0C8" w:rsidR="00A94932" w:rsidRDefault="00A94932" w:rsidP="00A94932">
      <w:pPr>
        <w:spacing w:line="312" w:lineRule="auto"/>
        <w:rPr>
          <w:ins w:id="630" w:author="Mai Văn Chánh" w:date="2021-03-30T23:14:00Z"/>
          <w:color w:val="000000" w:themeColor="text1"/>
          <w:sz w:val="26"/>
          <w:szCs w:val="26"/>
          <w:lang w:val="vi-VN"/>
        </w:rPr>
      </w:pPr>
    </w:p>
    <w:p w14:paraId="5FF31712" w14:textId="10F2C5DF" w:rsidR="00A94932" w:rsidRDefault="00A94932" w:rsidP="00A94932">
      <w:pPr>
        <w:spacing w:line="312" w:lineRule="auto"/>
        <w:rPr>
          <w:ins w:id="631" w:author="Mai Văn Chánh" w:date="2021-03-30T23:14:00Z"/>
          <w:color w:val="000000" w:themeColor="text1"/>
          <w:sz w:val="26"/>
          <w:szCs w:val="26"/>
          <w:lang w:val="vi-VN"/>
        </w:rPr>
      </w:pPr>
    </w:p>
    <w:p w14:paraId="4C9DB854" w14:textId="0B8F48F9" w:rsidR="00A94932" w:rsidRDefault="00A94932" w:rsidP="00A94932">
      <w:pPr>
        <w:spacing w:line="312" w:lineRule="auto"/>
        <w:rPr>
          <w:ins w:id="632" w:author="Mai Văn Chánh" w:date="2021-03-30T23:14:00Z"/>
          <w:color w:val="000000" w:themeColor="text1"/>
          <w:sz w:val="26"/>
          <w:szCs w:val="26"/>
          <w:lang w:val="vi-VN"/>
        </w:rPr>
      </w:pPr>
    </w:p>
    <w:p w14:paraId="12EF244B" w14:textId="28C0DAAA" w:rsidR="00A94932" w:rsidRDefault="00A94932" w:rsidP="00A94932">
      <w:pPr>
        <w:spacing w:line="312" w:lineRule="auto"/>
        <w:rPr>
          <w:ins w:id="633" w:author="Mai Văn Chánh" w:date="2021-03-30T23:14:00Z"/>
          <w:color w:val="000000" w:themeColor="text1"/>
          <w:sz w:val="26"/>
          <w:szCs w:val="26"/>
          <w:lang w:val="vi-VN"/>
        </w:rPr>
      </w:pPr>
    </w:p>
    <w:p w14:paraId="0991660E" w14:textId="12FF7A3A" w:rsidR="00A94932" w:rsidRDefault="00A94932" w:rsidP="00A94932">
      <w:pPr>
        <w:spacing w:line="312" w:lineRule="auto"/>
        <w:rPr>
          <w:ins w:id="634" w:author="Mai Văn Chánh" w:date="2021-03-30T23:14:00Z"/>
          <w:color w:val="000000" w:themeColor="text1"/>
          <w:sz w:val="26"/>
          <w:szCs w:val="26"/>
          <w:lang w:val="vi-VN"/>
        </w:rPr>
      </w:pPr>
    </w:p>
    <w:p w14:paraId="6E00C142" w14:textId="77777777" w:rsidR="00A94932" w:rsidRPr="00A94932" w:rsidRDefault="00A94932" w:rsidP="00A94932">
      <w:pPr>
        <w:spacing w:line="312" w:lineRule="auto"/>
        <w:rPr>
          <w:ins w:id="635" w:author="Mai Văn Chánh" w:date="2021-03-30T22:40:00Z"/>
          <w:color w:val="000000" w:themeColor="text1"/>
          <w:sz w:val="26"/>
          <w:szCs w:val="26"/>
          <w:lang w:val="vi-VN"/>
          <w:rPrChange w:id="636" w:author="Mai Văn Chánh" w:date="2021-03-30T23:14:00Z">
            <w:rPr>
              <w:ins w:id="637" w:author="Mai Văn Chánh" w:date="2021-03-30T22:40:00Z"/>
              <w:lang w:val="vi-VN"/>
            </w:rPr>
          </w:rPrChange>
        </w:rPr>
        <w:pPrChange w:id="638" w:author="Mai Văn Chánh" w:date="2021-03-30T23:14:00Z">
          <w:pPr>
            <w:pStyle w:val="ListParagraph"/>
            <w:numPr>
              <w:numId w:val="14"/>
            </w:numPr>
            <w:spacing w:line="312" w:lineRule="auto"/>
            <w:ind w:left="1800" w:hanging="360"/>
          </w:pPr>
        </w:pPrChange>
      </w:pPr>
    </w:p>
    <w:p w14:paraId="2E63D9C3" w14:textId="1B171601" w:rsidR="00020A75" w:rsidRPr="00A94932" w:rsidRDefault="00A94932" w:rsidP="00A94932">
      <w:pPr>
        <w:pStyle w:val="Heading2"/>
        <w:rPr>
          <w:ins w:id="639" w:author="Mai Văn Chánh" w:date="2021-03-30T22:34:00Z"/>
          <w:b/>
          <w:bCs/>
          <w:color w:val="auto"/>
          <w:rPrChange w:id="640" w:author="Mai Văn Chánh" w:date="2021-03-30T23:15:00Z">
            <w:rPr>
              <w:ins w:id="641" w:author="Mai Văn Chánh" w:date="2021-03-30T22:34:00Z"/>
            </w:rPr>
          </w:rPrChange>
        </w:rPr>
        <w:pPrChange w:id="642" w:author="Mai Văn Chánh" w:date="2021-03-30T23:15:00Z">
          <w:pPr>
            <w:pStyle w:val="mucII3"/>
            <w:numPr>
              <w:ilvl w:val="1"/>
              <w:numId w:val="15"/>
            </w:numPr>
            <w:tabs>
              <w:tab w:val="left" w:pos="720"/>
            </w:tabs>
            <w:spacing w:line="312" w:lineRule="auto"/>
            <w:outlineLvl w:val="1"/>
          </w:pPr>
        </w:pPrChange>
      </w:pPr>
      <w:bookmarkStart w:id="643" w:name="_Toc58674924"/>
      <w:bookmarkStart w:id="644" w:name="_Toc58792945"/>
      <w:bookmarkStart w:id="645" w:name="_Toc67992601"/>
      <w:bookmarkStart w:id="646" w:name="_Toc68038629"/>
      <w:ins w:id="647" w:author="Mai Văn Chánh" w:date="2021-03-30T23:14:00Z">
        <w:r w:rsidRPr="00A94932">
          <w:rPr>
            <w:b/>
            <w:bCs/>
            <w:color w:val="auto"/>
            <w:rPrChange w:id="648" w:author="Mai Văn Chánh" w:date="2021-03-30T23:15:00Z">
              <w:rPr/>
            </w:rPrChange>
          </w:rPr>
          <w:lastRenderedPageBreak/>
          <w:t xml:space="preserve">1.2 </w:t>
        </w:r>
      </w:ins>
      <w:bookmarkEnd w:id="643"/>
      <w:bookmarkEnd w:id="644"/>
      <w:bookmarkEnd w:id="645"/>
      <w:ins w:id="649" w:author="Mai Văn Chánh" w:date="2021-03-30T23:15:00Z">
        <w:r w:rsidRPr="00A94932">
          <w:rPr>
            <w:b/>
            <w:bCs/>
            <w:color w:val="auto"/>
            <w:rPrChange w:id="650" w:author="Mai Văn Chánh" w:date="2021-03-30T23:15:00Z">
              <w:rPr/>
            </w:rPrChange>
          </w:rPr>
          <w:t>Xác định các tác nhân</w:t>
        </w:r>
      </w:ins>
      <w:bookmarkEnd w:id="646"/>
    </w:p>
    <w:p w14:paraId="47A5C789" w14:textId="77777777" w:rsidR="00020A75" w:rsidRDefault="00020A75" w:rsidP="00020A75">
      <w:pPr>
        <w:pStyle w:val="mucII3"/>
        <w:numPr>
          <w:ilvl w:val="0"/>
          <w:numId w:val="16"/>
        </w:numPr>
        <w:spacing w:line="312" w:lineRule="auto"/>
        <w:rPr>
          <w:ins w:id="651" w:author="Mai Văn Chánh" w:date="2021-03-30T22:34:00Z"/>
          <w:color w:val="000000" w:themeColor="text1"/>
          <w:sz w:val="26"/>
          <w:szCs w:val="26"/>
          <w:lang w:val="vi-VN"/>
        </w:rPr>
      </w:pPr>
      <w:ins w:id="652" w:author="Mai Văn Chánh" w:date="2021-03-30T22:34:00Z">
        <w:r>
          <w:rPr>
            <w:color w:val="000000" w:themeColor="text1"/>
            <w:sz w:val="26"/>
            <w:szCs w:val="26"/>
          </w:rPr>
          <w:t>Tác nhân người dùng</w:t>
        </w:r>
        <w:r>
          <w:rPr>
            <w:color w:val="000000" w:themeColor="text1"/>
            <w:sz w:val="26"/>
            <w:szCs w:val="26"/>
            <w:lang w:val="vi-VN"/>
          </w:rPr>
          <w:t>:</w:t>
        </w:r>
      </w:ins>
    </w:p>
    <w:p w14:paraId="3DE4A75D" w14:textId="77777777" w:rsidR="00020A75" w:rsidRDefault="00020A75" w:rsidP="00020A75">
      <w:pPr>
        <w:pStyle w:val="mucII3"/>
        <w:numPr>
          <w:ilvl w:val="0"/>
          <w:numId w:val="17"/>
        </w:numPr>
        <w:spacing w:line="312" w:lineRule="auto"/>
        <w:rPr>
          <w:ins w:id="653" w:author="Mai Văn Chánh" w:date="2021-03-30T22:34:00Z"/>
          <w:b w:val="0"/>
          <w:bCs/>
          <w:color w:val="000000" w:themeColor="text1"/>
          <w:sz w:val="26"/>
          <w:szCs w:val="26"/>
          <w:lang w:val="vi-VN"/>
        </w:rPr>
      </w:pPr>
      <w:ins w:id="654" w:author="Mai Văn Chánh" w:date="2021-03-30T22:34:00Z">
        <w:r>
          <w:rPr>
            <w:b w:val="0"/>
            <w:bCs/>
            <w:color w:val="000000" w:themeColor="text1"/>
            <w:sz w:val="26"/>
            <w:szCs w:val="26"/>
            <w:lang w:val="vi-VN"/>
          </w:rPr>
          <w:t>Đăng nhập</w:t>
        </w:r>
      </w:ins>
    </w:p>
    <w:p w14:paraId="07F57766" w14:textId="77777777" w:rsidR="00020A75" w:rsidRDefault="00020A75" w:rsidP="00020A75">
      <w:pPr>
        <w:pStyle w:val="mucII3"/>
        <w:numPr>
          <w:ilvl w:val="0"/>
          <w:numId w:val="17"/>
        </w:numPr>
        <w:spacing w:line="312" w:lineRule="auto"/>
        <w:rPr>
          <w:ins w:id="655" w:author="Mai Văn Chánh" w:date="2021-03-30T22:34:00Z"/>
          <w:b w:val="0"/>
          <w:bCs/>
          <w:color w:val="000000" w:themeColor="text1"/>
          <w:sz w:val="26"/>
          <w:szCs w:val="26"/>
          <w:lang w:val="vi-VN"/>
        </w:rPr>
      </w:pPr>
      <w:ins w:id="656" w:author="Mai Văn Chánh" w:date="2021-03-30T22:34:00Z">
        <w:r>
          <w:rPr>
            <w:b w:val="0"/>
            <w:bCs/>
            <w:color w:val="000000" w:themeColor="text1"/>
            <w:sz w:val="26"/>
            <w:szCs w:val="26"/>
            <w:lang w:val="vi-VN"/>
          </w:rPr>
          <w:t>Đăng ký vào ứng dụng</w:t>
        </w:r>
      </w:ins>
    </w:p>
    <w:p w14:paraId="6EF24B02" w14:textId="77777777" w:rsidR="00020A75" w:rsidRDefault="00020A75" w:rsidP="00020A75">
      <w:pPr>
        <w:pStyle w:val="mucII3"/>
        <w:numPr>
          <w:ilvl w:val="0"/>
          <w:numId w:val="17"/>
        </w:numPr>
        <w:spacing w:line="312" w:lineRule="auto"/>
        <w:rPr>
          <w:ins w:id="657" w:author="Mai Văn Chánh" w:date="2021-03-30T22:34:00Z"/>
          <w:b w:val="0"/>
          <w:bCs/>
          <w:color w:val="000000" w:themeColor="text1"/>
          <w:sz w:val="26"/>
          <w:szCs w:val="26"/>
          <w:lang w:val="vi-VN"/>
        </w:rPr>
      </w:pPr>
      <w:ins w:id="658" w:author="Mai Văn Chánh" w:date="2021-03-30T22:34:00Z">
        <w:r>
          <w:rPr>
            <w:b w:val="0"/>
            <w:bCs/>
            <w:color w:val="000000" w:themeColor="text1"/>
            <w:sz w:val="26"/>
            <w:szCs w:val="26"/>
            <w:lang w:val="vi-VN"/>
          </w:rPr>
          <w:t xml:space="preserve">Tạo </w:t>
        </w:r>
        <w:r>
          <w:rPr>
            <w:b w:val="0"/>
            <w:bCs/>
            <w:color w:val="000000" w:themeColor="text1"/>
            <w:sz w:val="26"/>
            <w:szCs w:val="26"/>
            <w:lang w:val="en-US"/>
          </w:rPr>
          <w:t>các loại chi tiêu</w:t>
        </w:r>
      </w:ins>
    </w:p>
    <w:p w14:paraId="60348C74" w14:textId="4F7B95D5" w:rsidR="00020A75" w:rsidRDefault="00020A75" w:rsidP="00020A75">
      <w:pPr>
        <w:pStyle w:val="mucII3"/>
        <w:numPr>
          <w:ilvl w:val="0"/>
          <w:numId w:val="17"/>
        </w:numPr>
        <w:spacing w:line="312" w:lineRule="auto"/>
        <w:rPr>
          <w:ins w:id="659" w:author="Mai Văn Chánh" w:date="2021-03-30T22:35:00Z"/>
          <w:b w:val="0"/>
          <w:bCs/>
          <w:color w:val="000000" w:themeColor="text1"/>
          <w:sz w:val="26"/>
          <w:szCs w:val="26"/>
          <w:lang w:val="vi-VN"/>
        </w:rPr>
      </w:pPr>
      <w:ins w:id="660" w:author="Mai Văn Chánh" w:date="2021-03-30T22:34:00Z">
        <w:r>
          <w:rPr>
            <w:b w:val="0"/>
            <w:bCs/>
            <w:color w:val="000000" w:themeColor="text1"/>
            <w:sz w:val="26"/>
            <w:szCs w:val="26"/>
            <w:lang w:val="vi-VN"/>
          </w:rPr>
          <w:t>Tra cứu các chi tiêu hàng ngày</w:t>
        </w:r>
      </w:ins>
    </w:p>
    <w:p w14:paraId="532FF79A" w14:textId="367F157A" w:rsidR="00020A75" w:rsidRPr="00020A75" w:rsidRDefault="00020A75" w:rsidP="00020A75">
      <w:pPr>
        <w:pStyle w:val="mucII3"/>
        <w:numPr>
          <w:ilvl w:val="0"/>
          <w:numId w:val="17"/>
        </w:numPr>
        <w:spacing w:line="312" w:lineRule="auto"/>
        <w:rPr>
          <w:ins w:id="661" w:author="Mai Văn Chánh" w:date="2021-03-30T22:35:00Z"/>
          <w:b w:val="0"/>
          <w:bCs/>
          <w:color w:val="000000" w:themeColor="text1"/>
          <w:sz w:val="26"/>
          <w:szCs w:val="26"/>
          <w:lang w:val="vi-VN"/>
          <w:rPrChange w:id="662" w:author="Mai Văn Chánh" w:date="2021-03-30T22:35:00Z">
            <w:rPr>
              <w:ins w:id="663" w:author="Mai Văn Chánh" w:date="2021-03-30T22:35:00Z"/>
              <w:b w:val="0"/>
              <w:bCs/>
              <w:color w:val="000000" w:themeColor="text1"/>
              <w:sz w:val="26"/>
              <w:szCs w:val="26"/>
              <w:lang w:val="en-US"/>
            </w:rPr>
          </w:rPrChange>
        </w:rPr>
      </w:pPr>
      <w:ins w:id="664" w:author="Mai Văn Chánh" w:date="2021-03-30T22:35:00Z">
        <w:r>
          <w:rPr>
            <w:b w:val="0"/>
            <w:bCs/>
            <w:color w:val="000000" w:themeColor="text1"/>
            <w:sz w:val="26"/>
            <w:szCs w:val="26"/>
            <w:lang w:val="en-US"/>
          </w:rPr>
          <w:t>Thêm các loại chi tiêu</w:t>
        </w:r>
      </w:ins>
    </w:p>
    <w:p w14:paraId="4467B73F" w14:textId="4324258C" w:rsidR="00020A75" w:rsidRPr="00020A75" w:rsidRDefault="00020A75" w:rsidP="00020A75">
      <w:pPr>
        <w:pStyle w:val="mucII3"/>
        <w:numPr>
          <w:ilvl w:val="0"/>
          <w:numId w:val="17"/>
        </w:numPr>
        <w:spacing w:line="312" w:lineRule="auto"/>
        <w:rPr>
          <w:ins w:id="665" w:author="Mai Văn Chánh" w:date="2021-03-30T22:36:00Z"/>
          <w:b w:val="0"/>
          <w:bCs/>
          <w:color w:val="000000" w:themeColor="text1"/>
          <w:sz w:val="26"/>
          <w:szCs w:val="26"/>
          <w:lang w:val="vi-VN"/>
          <w:rPrChange w:id="666" w:author="Mai Văn Chánh" w:date="2021-03-30T22:36:00Z">
            <w:rPr>
              <w:ins w:id="667" w:author="Mai Văn Chánh" w:date="2021-03-30T22:36:00Z"/>
              <w:b w:val="0"/>
              <w:bCs/>
              <w:color w:val="000000" w:themeColor="text1"/>
              <w:sz w:val="26"/>
              <w:szCs w:val="26"/>
              <w:lang w:val="en-US"/>
            </w:rPr>
          </w:rPrChange>
        </w:rPr>
      </w:pPr>
      <w:ins w:id="668" w:author="Mai Văn Chánh" w:date="2021-03-30T22:35:00Z">
        <w:r>
          <w:rPr>
            <w:b w:val="0"/>
            <w:bCs/>
            <w:color w:val="000000" w:themeColor="text1"/>
            <w:sz w:val="26"/>
            <w:szCs w:val="26"/>
            <w:lang w:val="en-US"/>
          </w:rPr>
          <w:t>Sửa các l</w:t>
        </w:r>
      </w:ins>
      <w:ins w:id="669" w:author="Mai Văn Chánh" w:date="2021-03-30T22:36:00Z">
        <w:r>
          <w:rPr>
            <w:b w:val="0"/>
            <w:bCs/>
            <w:color w:val="000000" w:themeColor="text1"/>
            <w:sz w:val="26"/>
            <w:szCs w:val="26"/>
            <w:lang w:val="en-US"/>
          </w:rPr>
          <w:t>oại chi tiêu</w:t>
        </w:r>
      </w:ins>
    </w:p>
    <w:p w14:paraId="1AB1195F" w14:textId="5F6870C6" w:rsidR="00020A75" w:rsidRPr="00020A75" w:rsidRDefault="00020A75" w:rsidP="00020A75">
      <w:pPr>
        <w:pStyle w:val="mucII3"/>
        <w:numPr>
          <w:ilvl w:val="0"/>
          <w:numId w:val="17"/>
        </w:numPr>
        <w:spacing w:line="312" w:lineRule="auto"/>
        <w:rPr>
          <w:ins w:id="670" w:author="Mai Văn Chánh" w:date="2021-03-30T22:34:00Z"/>
          <w:b w:val="0"/>
          <w:bCs/>
          <w:color w:val="000000" w:themeColor="text1"/>
          <w:sz w:val="26"/>
          <w:szCs w:val="26"/>
          <w:lang w:val="vi-VN"/>
          <w:rPrChange w:id="671" w:author="Mai Văn Chánh" w:date="2021-03-30T22:36:00Z">
            <w:rPr>
              <w:ins w:id="672" w:author="Mai Văn Chánh" w:date="2021-03-30T22:34:00Z"/>
              <w:b w:val="0"/>
              <w:bCs/>
              <w:color w:val="000000" w:themeColor="text1"/>
              <w:sz w:val="26"/>
              <w:szCs w:val="26"/>
              <w:lang w:val="vi-VN"/>
            </w:rPr>
          </w:rPrChange>
        </w:rPr>
        <w:pPrChange w:id="673" w:author="Mai Văn Chánh" w:date="2021-03-30T22:36:00Z">
          <w:pPr>
            <w:pStyle w:val="mucII3"/>
            <w:numPr>
              <w:numId w:val="17"/>
            </w:numPr>
            <w:spacing w:line="312" w:lineRule="auto"/>
            <w:ind w:left="1778" w:hanging="360"/>
          </w:pPr>
        </w:pPrChange>
      </w:pPr>
      <w:ins w:id="674" w:author="Mai Văn Chánh" w:date="2021-03-30T22:36:00Z">
        <w:r>
          <w:rPr>
            <w:b w:val="0"/>
            <w:bCs/>
            <w:color w:val="000000" w:themeColor="text1"/>
            <w:sz w:val="26"/>
            <w:szCs w:val="26"/>
            <w:lang w:val="en-US"/>
          </w:rPr>
          <w:t>Xóa các loại chi tiêu</w:t>
        </w:r>
      </w:ins>
    </w:p>
    <w:p w14:paraId="5AFD1A60" w14:textId="77777777" w:rsidR="00020A75" w:rsidRDefault="00020A75" w:rsidP="00020A75">
      <w:pPr>
        <w:pStyle w:val="mucII3"/>
        <w:numPr>
          <w:ilvl w:val="0"/>
          <w:numId w:val="17"/>
        </w:numPr>
        <w:spacing w:line="312" w:lineRule="auto"/>
        <w:rPr>
          <w:ins w:id="675" w:author="Mai Văn Chánh" w:date="2021-03-30T22:34:00Z"/>
          <w:b w:val="0"/>
          <w:bCs/>
          <w:color w:val="000000" w:themeColor="text1"/>
          <w:sz w:val="26"/>
          <w:szCs w:val="26"/>
          <w:lang w:val="vi-VN"/>
        </w:rPr>
      </w:pPr>
      <w:ins w:id="676" w:author="Mai Văn Chánh" w:date="2021-03-30T22:34:00Z">
        <w:r>
          <w:rPr>
            <w:b w:val="0"/>
            <w:bCs/>
            <w:color w:val="000000" w:themeColor="text1"/>
            <w:sz w:val="26"/>
            <w:szCs w:val="26"/>
            <w:lang w:val="vi-VN"/>
          </w:rPr>
          <w:t>Xem các hoạt động thu chi diễn ra trên ứng dụng</w:t>
        </w:r>
      </w:ins>
    </w:p>
    <w:p w14:paraId="382DDA8A" w14:textId="771B137E" w:rsidR="008336E2" w:rsidDel="00020A75" w:rsidRDefault="003A7F13" w:rsidP="00650CA2">
      <w:pPr>
        <w:spacing w:line="276" w:lineRule="auto"/>
        <w:rPr>
          <w:del w:id="677" w:author="Mai Văn Chánh" w:date="2021-03-30T22:34:00Z"/>
          <w:rFonts w:ascii="Times New Roman" w:hAnsi="Times New Roman" w:cs="Times New Roman"/>
          <w:sz w:val="26"/>
          <w:szCs w:val="26"/>
          <w:lang w:val="vi-VN"/>
        </w:rPr>
      </w:pPr>
      <w:del w:id="678" w:author="Mai Văn Chánh" w:date="2021-03-30T22:34:00Z">
        <w:r w:rsidDel="00020A75">
          <w:rPr>
            <w:rFonts w:ascii="Times New Roman" w:hAnsi="Times New Roman" w:cs="Times New Roman"/>
            <w:sz w:val="26"/>
            <w:szCs w:val="26"/>
            <w:lang w:val="vi-VN"/>
          </w:rPr>
          <w:delText>Ứng dụng cho phép người dùng thực hiện các chức năng sau:</w:delText>
        </w:r>
      </w:del>
    </w:p>
    <w:p w14:paraId="5225A79D" w14:textId="0AAF70E7" w:rsidR="003A7F13" w:rsidDel="00020A75" w:rsidRDefault="003A7F13" w:rsidP="00650CA2">
      <w:pPr>
        <w:spacing w:line="276" w:lineRule="auto"/>
        <w:rPr>
          <w:del w:id="679" w:author="Mai Văn Chánh" w:date="2021-03-30T22:34:00Z"/>
          <w:rFonts w:ascii="Times New Roman" w:hAnsi="Times New Roman" w:cs="Times New Roman"/>
          <w:sz w:val="26"/>
          <w:szCs w:val="26"/>
          <w:lang w:val="vi-VN"/>
        </w:rPr>
      </w:pPr>
      <w:del w:id="680" w:author="Mai Văn Chánh" w:date="2021-03-30T22:34:00Z">
        <w:r w:rsidDel="00020A75">
          <w:rPr>
            <w:rFonts w:ascii="Times New Roman" w:hAnsi="Times New Roman" w:cs="Times New Roman"/>
            <w:sz w:val="26"/>
            <w:szCs w:val="26"/>
            <w:lang w:val="vi-VN"/>
          </w:rPr>
          <w:tab/>
          <w:delText>Thêm thông tin công việc.</w:delText>
        </w:r>
      </w:del>
    </w:p>
    <w:p w14:paraId="099C16D1" w14:textId="52AB9C32" w:rsidR="003A7F13" w:rsidDel="00020A75" w:rsidRDefault="003A7F13" w:rsidP="00650CA2">
      <w:pPr>
        <w:spacing w:line="276" w:lineRule="auto"/>
        <w:rPr>
          <w:del w:id="681" w:author="Mai Văn Chánh" w:date="2021-03-30T22:34:00Z"/>
          <w:rFonts w:ascii="Times New Roman" w:hAnsi="Times New Roman" w:cs="Times New Roman"/>
          <w:sz w:val="26"/>
          <w:szCs w:val="26"/>
          <w:lang w:val="vi-VN"/>
        </w:rPr>
      </w:pPr>
      <w:del w:id="682" w:author="Mai Văn Chánh" w:date="2021-03-30T22:34:00Z">
        <w:r w:rsidDel="00020A75">
          <w:rPr>
            <w:rFonts w:ascii="Times New Roman" w:hAnsi="Times New Roman" w:cs="Times New Roman"/>
            <w:sz w:val="26"/>
            <w:szCs w:val="26"/>
            <w:lang w:val="vi-VN"/>
          </w:rPr>
          <w:tab/>
          <w:delText>Sửa thông tin công việc.</w:delText>
        </w:r>
      </w:del>
    </w:p>
    <w:p w14:paraId="44240F2A" w14:textId="365F0343" w:rsidR="003A7F13" w:rsidDel="00020A75" w:rsidRDefault="003A7F13" w:rsidP="00650CA2">
      <w:pPr>
        <w:spacing w:line="276" w:lineRule="auto"/>
        <w:rPr>
          <w:del w:id="683" w:author="Mai Văn Chánh" w:date="2021-03-30T22:34:00Z"/>
          <w:rFonts w:ascii="Times New Roman" w:hAnsi="Times New Roman" w:cs="Times New Roman"/>
          <w:sz w:val="26"/>
          <w:szCs w:val="26"/>
          <w:lang w:val="vi-VN"/>
        </w:rPr>
      </w:pPr>
      <w:del w:id="684" w:author="Mai Văn Chánh" w:date="2021-03-30T22:34:00Z">
        <w:r w:rsidDel="00020A75">
          <w:rPr>
            <w:rFonts w:ascii="Times New Roman" w:hAnsi="Times New Roman" w:cs="Times New Roman"/>
            <w:sz w:val="26"/>
            <w:szCs w:val="26"/>
            <w:lang w:val="vi-VN"/>
          </w:rPr>
          <w:tab/>
          <w:delText>Xóa thông tin công việc.</w:delText>
        </w:r>
      </w:del>
    </w:p>
    <w:p w14:paraId="3666A3C9" w14:textId="7CC10B7F" w:rsidR="003A7F13" w:rsidDel="00020A75" w:rsidRDefault="003A7F13" w:rsidP="00650CA2">
      <w:pPr>
        <w:spacing w:line="276" w:lineRule="auto"/>
        <w:rPr>
          <w:del w:id="685" w:author="Mai Văn Chánh" w:date="2021-03-30T22:34:00Z"/>
          <w:rFonts w:ascii="Times New Roman" w:hAnsi="Times New Roman" w:cs="Times New Roman"/>
          <w:sz w:val="26"/>
          <w:szCs w:val="26"/>
          <w:lang w:val="vi-VN"/>
        </w:rPr>
      </w:pPr>
      <w:del w:id="686" w:author="Mai Văn Chánh" w:date="2021-03-30T22:34:00Z">
        <w:r w:rsidDel="00020A75">
          <w:rPr>
            <w:rFonts w:ascii="Times New Roman" w:hAnsi="Times New Roman" w:cs="Times New Roman"/>
            <w:sz w:val="26"/>
            <w:szCs w:val="26"/>
            <w:lang w:val="vi-VN"/>
          </w:rPr>
          <w:tab/>
          <w:delText>Xem thông tin công việc</w:delText>
        </w:r>
      </w:del>
    </w:p>
    <w:p w14:paraId="1AA63495" w14:textId="663D8928" w:rsidR="003A7F13" w:rsidRPr="00A622DF" w:rsidDel="00020A75" w:rsidRDefault="003A7F13" w:rsidP="00650CA2">
      <w:pPr>
        <w:spacing w:line="276" w:lineRule="auto"/>
        <w:rPr>
          <w:del w:id="687" w:author="Mai Văn Chánh" w:date="2021-03-30T22:34:00Z"/>
          <w:rFonts w:ascii="Times New Roman" w:hAnsi="Times New Roman" w:cs="Times New Roman"/>
          <w:sz w:val="26"/>
          <w:szCs w:val="26"/>
          <w:lang w:val="vi-VN"/>
        </w:rPr>
      </w:pPr>
      <w:del w:id="688" w:author="Mai Văn Chánh" w:date="2021-03-30T22:34:00Z">
        <w:r w:rsidDel="00020A75">
          <w:rPr>
            <w:rFonts w:ascii="Times New Roman" w:hAnsi="Times New Roman" w:cs="Times New Roman"/>
            <w:sz w:val="26"/>
            <w:szCs w:val="26"/>
            <w:lang w:val="vi-VN"/>
          </w:rPr>
          <w:delText>Ứng dụng có bảo mật thông tin công việc của người dùng bằng cách yêu cầu đăng nhập trước khi truy cập hệ thống.</w:delText>
        </w:r>
      </w:del>
    </w:p>
    <w:p w14:paraId="753BF471" w14:textId="26ED4293" w:rsidR="009E706A" w:rsidRPr="00A622DF" w:rsidRDefault="008C2945" w:rsidP="00650CA2">
      <w:pPr>
        <w:pStyle w:val="Heading2"/>
        <w:spacing w:line="276" w:lineRule="auto"/>
        <w:rPr>
          <w:rFonts w:ascii="Times New Roman" w:hAnsi="Times New Roman" w:cs="Times New Roman"/>
          <w:b/>
          <w:color w:val="auto"/>
          <w:lang w:val="vi-VN"/>
        </w:rPr>
      </w:pPr>
      <w:bookmarkStart w:id="689" w:name="_Toc44396898"/>
      <w:bookmarkStart w:id="690" w:name="_Toc55372062"/>
      <w:bookmarkStart w:id="691" w:name="_Toc68038630"/>
      <w:r w:rsidRPr="00A622DF">
        <w:rPr>
          <w:rFonts w:ascii="Times New Roman" w:hAnsi="Times New Roman" w:cs="Times New Roman"/>
          <w:b/>
          <w:color w:val="auto"/>
          <w:lang w:val="vi-VN"/>
        </w:rPr>
        <w:t>1.</w:t>
      </w:r>
      <w:ins w:id="692" w:author="Mai Văn Chánh" w:date="2021-03-30T22:38:00Z">
        <w:r w:rsidR="00020A75">
          <w:rPr>
            <w:rFonts w:ascii="Times New Roman" w:hAnsi="Times New Roman" w:cs="Times New Roman"/>
            <w:b/>
            <w:color w:val="auto"/>
          </w:rPr>
          <w:t>3</w:t>
        </w:r>
      </w:ins>
      <w:del w:id="693" w:author="Mai Văn Chánh" w:date="2021-03-30T22:38:00Z">
        <w:r w:rsidR="009E706A" w:rsidRPr="00A622DF" w:rsidDel="00020A75">
          <w:rPr>
            <w:rFonts w:ascii="Times New Roman" w:hAnsi="Times New Roman" w:cs="Times New Roman"/>
            <w:b/>
            <w:color w:val="auto"/>
            <w:lang w:val="vi-VN"/>
          </w:rPr>
          <w:delText>2</w:delText>
        </w:r>
      </w:del>
      <w:r w:rsidR="009E706A" w:rsidRPr="00A622DF">
        <w:rPr>
          <w:rFonts w:ascii="Times New Roman" w:hAnsi="Times New Roman" w:cs="Times New Roman"/>
          <w:b/>
          <w:color w:val="auto"/>
          <w:lang w:val="vi-VN"/>
        </w:rPr>
        <w:t>.</w:t>
      </w:r>
      <w:r w:rsidR="00FC14F8" w:rsidRPr="00A622DF">
        <w:rPr>
          <w:rFonts w:ascii="Times New Roman" w:hAnsi="Times New Roman" w:cs="Times New Roman"/>
          <w:b/>
          <w:color w:val="auto"/>
          <w:lang w:val="vi-VN"/>
        </w:rPr>
        <w:t xml:space="preserve"> </w:t>
      </w:r>
      <w:bookmarkEnd w:id="689"/>
      <w:bookmarkEnd w:id="690"/>
      <w:r w:rsidRPr="00A622DF">
        <w:rPr>
          <w:rFonts w:ascii="Times New Roman" w:hAnsi="Times New Roman" w:cs="Times New Roman"/>
          <w:b/>
          <w:color w:val="auto"/>
          <w:lang w:val="vi-VN"/>
        </w:rPr>
        <w:t>Sơ đồ chức năng</w:t>
      </w:r>
      <w:bookmarkEnd w:id="691"/>
    </w:p>
    <w:p w14:paraId="163AA0FC" w14:textId="77777777" w:rsidR="00020A75" w:rsidRDefault="007F603A" w:rsidP="00020A75">
      <w:pPr>
        <w:keepNext/>
        <w:spacing w:line="276" w:lineRule="auto"/>
        <w:jc w:val="center"/>
        <w:rPr>
          <w:ins w:id="694" w:author="Mai Văn Chánh" w:date="2021-03-30T22:39:00Z"/>
        </w:rPr>
        <w:pPrChange w:id="695" w:author="Mai Văn Chánh" w:date="2021-03-30T22:39:00Z">
          <w:pPr>
            <w:spacing w:line="276" w:lineRule="auto"/>
            <w:jc w:val="center"/>
          </w:pPr>
        </w:pPrChange>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2DD3AC8F" wp14:editId="0310DF67">
                <wp:simplePos x="0" y="0"/>
                <wp:positionH relativeFrom="column">
                  <wp:posOffset>2284167</wp:posOffset>
                </wp:positionH>
                <wp:positionV relativeFrom="paragraph">
                  <wp:posOffset>266987</wp:posOffset>
                </wp:positionV>
                <wp:extent cx="2260121" cy="276045"/>
                <wp:effectExtent l="0" t="0" r="26035" b="10160"/>
                <wp:wrapNone/>
                <wp:docPr id="19" name="Rectangle 19"/>
                <wp:cNvGraphicFramePr/>
                <a:graphic xmlns:a="http://schemas.openxmlformats.org/drawingml/2006/main">
                  <a:graphicData uri="http://schemas.microsoft.com/office/word/2010/wordprocessingShape">
                    <wps:wsp>
                      <wps:cNvSpPr/>
                      <wps:spPr>
                        <a:xfrm>
                          <a:off x="0" y="0"/>
                          <a:ext cx="2260121" cy="276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B52BF" w14:textId="40BF2342" w:rsidR="009626DD" w:rsidRDefault="009626DD" w:rsidP="007F603A">
                            <w:pPr>
                              <w:jc w:val="center"/>
                            </w:pPr>
                            <w:r w:rsidRPr="00A622DF">
                              <w:rPr>
                                <w:rFonts w:ascii="Times New Roman" w:eastAsiaTheme="majorEastAsia" w:hAnsi="Times New Roman" w:cs="Times New Roman"/>
                                <w:sz w:val="26"/>
                                <w:szCs w:val="26"/>
                                <w:lang w:val="vi-VN" w:eastAsia="en-US"/>
                              </w:rPr>
                              <w:t xml:space="preserve">Quản lí </w:t>
                            </w:r>
                            <w:r>
                              <w:rPr>
                                <w:rFonts w:ascii="Times New Roman" w:eastAsiaTheme="majorEastAsia" w:hAnsi="Times New Roman" w:cs="Times New Roman"/>
                                <w:sz w:val="26"/>
                                <w:szCs w:val="26"/>
                                <w:lang w:eastAsia="en-US"/>
                              </w:rPr>
                              <w:t>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3AC8F" id="Rectangle 19" o:spid="_x0000_s1026" style="position:absolute;left:0;text-align:left;margin-left:179.85pt;margin-top:21pt;width:177.9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" fillcolor="#5b9bd5 [3204]" strokecolor="#1f4d78 [1604]" strokeweight="1pt">
                <v:textbox>
                  <w:txbxContent>
                    <w:p w14:paraId="325B52BF" w14:textId="40BF2342" w:rsidR="009626DD" w:rsidRDefault="009626DD" w:rsidP="007F603A">
                      <w:pPr>
                        <w:jc w:val="center"/>
                      </w:pPr>
                      <w:r w:rsidRPr="00A622DF">
                        <w:rPr>
                          <w:rFonts w:ascii="Times New Roman" w:eastAsiaTheme="majorEastAsia" w:hAnsi="Times New Roman" w:cs="Times New Roman"/>
                          <w:sz w:val="26"/>
                          <w:szCs w:val="26"/>
                          <w:lang w:val="vi-VN" w:eastAsia="en-US"/>
                        </w:rPr>
                        <w:t xml:space="preserve">Quản lí </w:t>
                      </w:r>
                      <w:r>
                        <w:rPr>
                          <w:rFonts w:ascii="Times New Roman" w:eastAsiaTheme="majorEastAsia" w:hAnsi="Times New Roman" w:cs="Times New Roman"/>
                          <w:sz w:val="26"/>
                          <w:szCs w:val="26"/>
                          <w:lang w:eastAsia="en-US"/>
                        </w:rPr>
                        <w:t>chi tiêu</w:t>
                      </w:r>
                    </w:p>
                  </w:txbxContent>
                </v:textbox>
              </v:rect>
            </w:pict>
          </mc:Fallback>
        </mc:AlternateContent>
      </w:r>
      <w:r w:rsidR="00290959" w:rsidRPr="00A622DF">
        <w:rPr>
          <w:rFonts w:ascii="Times New Roman" w:hAnsi="Times New Roman" w:cs="Times New Roman"/>
          <w:noProof/>
          <w:sz w:val="26"/>
          <w:szCs w:val="26"/>
        </w:rPr>
        <w:drawing>
          <wp:inline distT="0" distB="0" distL="0" distR="0" wp14:anchorId="119001C1" wp14:editId="43AB7FBC">
            <wp:extent cx="4991101" cy="4917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4F982.tmp"/>
                    <pic:cNvPicPr/>
                  </pic:nvPicPr>
                  <pic:blipFill>
                    <a:blip r:embed="rId10">
                      <a:extLst>
                        <a:ext uri="{28A0092B-C50C-407E-A947-70E740481C1C}">
                          <a14:useLocalDpi xmlns:a14="http://schemas.microsoft.com/office/drawing/2010/main" val="0"/>
                        </a:ext>
                      </a:extLst>
                    </a:blip>
                    <a:stretch>
                      <a:fillRect/>
                    </a:stretch>
                  </pic:blipFill>
                  <pic:spPr>
                    <a:xfrm>
                      <a:off x="0" y="0"/>
                      <a:ext cx="5004329" cy="4930089"/>
                    </a:xfrm>
                    <a:prstGeom prst="rect">
                      <a:avLst/>
                    </a:prstGeom>
                  </pic:spPr>
                </pic:pic>
              </a:graphicData>
            </a:graphic>
          </wp:inline>
        </w:drawing>
      </w:r>
    </w:p>
    <w:p w14:paraId="181D9BB9" w14:textId="36D55E5C" w:rsidR="008336E2" w:rsidRPr="00020A75" w:rsidRDefault="00020A75" w:rsidP="00020A75">
      <w:pPr>
        <w:pStyle w:val="Caption"/>
        <w:jc w:val="center"/>
        <w:rPr>
          <w:rFonts w:ascii="Times New Roman" w:hAnsi="Times New Roman" w:cs="Times New Roman"/>
          <w:sz w:val="24"/>
          <w:szCs w:val="24"/>
          <w:lang w:val="vi-VN"/>
          <w:rPrChange w:id="696" w:author="Mai Văn Chánh" w:date="2021-03-30T22:39:00Z">
            <w:rPr>
              <w:rFonts w:ascii="Times New Roman" w:hAnsi="Times New Roman" w:cs="Times New Roman"/>
              <w:sz w:val="26"/>
              <w:szCs w:val="26"/>
              <w:lang w:val="vi-VN"/>
            </w:rPr>
          </w:rPrChange>
        </w:rPr>
        <w:pPrChange w:id="697" w:author="Mai Văn Chánh" w:date="2021-03-30T22:39:00Z">
          <w:pPr>
            <w:spacing w:line="276" w:lineRule="auto"/>
            <w:jc w:val="center"/>
          </w:pPr>
        </w:pPrChange>
      </w:pPr>
      <w:bookmarkStart w:id="698" w:name="_Toc68038117"/>
      <w:ins w:id="699" w:author="Mai Văn Chánh" w:date="2021-03-30T22:39:00Z">
        <w:r w:rsidRPr="00020A75">
          <w:rPr>
            <w:sz w:val="24"/>
            <w:szCs w:val="24"/>
            <w:rPrChange w:id="700" w:author="Mai Văn Chánh" w:date="2021-03-30T22:39:00Z">
              <w:rPr/>
            </w:rPrChange>
          </w:rPr>
          <w:t xml:space="preserve">Hình  </w:t>
        </w:r>
        <w:r w:rsidRPr="00020A75">
          <w:rPr>
            <w:sz w:val="24"/>
            <w:szCs w:val="24"/>
            <w:rPrChange w:id="701" w:author="Mai Văn Chánh" w:date="2021-03-30T22:39:00Z">
              <w:rPr/>
            </w:rPrChange>
          </w:rPr>
          <w:fldChar w:fldCharType="begin"/>
        </w:r>
        <w:r w:rsidRPr="00020A75">
          <w:rPr>
            <w:sz w:val="24"/>
            <w:szCs w:val="24"/>
            <w:rPrChange w:id="702" w:author="Mai Văn Chánh" w:date="2021-03-30T22:39:00Z">
              <w:rPr/>
            </w:rPrChange>
          </w:rPr>
          <w:instrText xml:space="preserve"> SEQ Hình_ \* ARABIC </w:instrText>
        </w:r>
      </w:ins>
      <w:r w:rsidRPr="00020A75">
        <w:rPr>
          <w:sz w:val="24"/>
          <w:szCs w:val="24"/>
          <w:rPrChange w:id="703" w:author="Mai Văn Chánh" w:date="2021-03-30T22:39:00Z">
            <w:rPr/>
          </w:rPrChange>
        </w:rPr>
        <w:fldChar w:fldCharType="separate"/>
      </w:r>
      <w:ins w:id="704" w:author="Mai Văn Chánh" w:date="2021-03-30T22:53:00Z">
        <w:r w:rsidR="00485B6B">
          <w:rPr>
            <w:noProof/>
            <w:sz w:val="24"/>
            <w:szCs w:val="24"/>
          </w:rPr>
          <w:t>1</w:t>
        </w:r>
      </w:ins>
      <w:ins w:id="705" w:author="Mai Văn Chánh" w:date="2021-03-30T22:39:00Z">
        <w:r w:rsidRPr="00020A75">
          <w:rPr>
            <w:sz w:val="24"/>
            <w:szCs w:val="24"/>
            <w:rPrChange w:id="706" w:author="Mai Văn Chánh" w:date="2021-03-30T22:39:00Z">
              <w:rPr/>
            </w:rPrChange>
          </w:rPr>
          <w:fldChar w:fldCharType="end"/>
        </w:r>
        <w:r w:rsidRPr="00020A75">
          <w:rPr>
            <w:sz w:val="24"/>
            <w:szCs w:val="24"/>
            <w:rPrChange w:id="707" w:author="Mai Văn Chánh" w:date="2021-03-30T22:39:00Z">
              <w:rPr/>
            </w:rPrChange>
          </w:rPr>
          <w:t>:Sơ đồ chức năng của ứng dụng</w:t>
        </w:r>
      </w:ins>
      <w:bookmarkEnd w:id="698"/>
    </w:p>
    <w:p w14:paraId="42EBC7AC" w14:textId="6BD5AA26" w:rsidR="00B265F8" w:rsidDel="00020A75" w:rsidRDefault="00B265F8" w:rsidP="00650CA2">
      <w:pPr>
        <w:pStyle w:val="Hnhnh"/>
        <w:spacing w:line="276" w:lineRule="auto"/>
        <w:rPr>
          <w:del w:id="708" w:author="Mai Văn Chánh" w:date="2021-03-30T22:39:00Z"/>
        </w:rPr>
      </w:pPr>
      <w:bookmarkStart w:id="709" w:name="_Toc55581447"/>
      <w:del w:id="710" w:author="Mai Văn Chánh" w:date="2021-03-30T22:39:00Z">
        <w:r w:rsidRPr="00A622DF" w:rsidDel="00020A75">
          <w:delText>Hình 1.2. Sơ đồ chức năng của ứng dụng</w:delText>
        </w:r>
        <w:bookmarkEnd w:id="709"/>
      </w:del>
    </w:p>
    <w:p w14:paraId="653E7F15" w14:textId="299E3726" w:rsidR="007F603A" w:rsidRDefault="007F603A" w:rsidP="00650CA2">
      <w:pPr>
        <w:pStyle w:val="Hnhnh"/>
        <w:spacing w:line="276" w:lineRule="auto"/>
      </w:pPr>
    </w:p>
    <w:p w14:paraId="35B68393" w14:textId="2AB4EC83" w:rsidR="007F603A" w:rsidRDefault="007F603A" w:rsidP="00650CA2">
      <w:pPr>
        <w:pStyle w:val="Hnhnh"/>
        <w:spacing w:line="276" w:lineRule="auto"/>
      </w:pPr>
    </w:p>
    <w:p w14:paraId="79E22046" w14:textId="4F76520A" w:rsidR="007F603A" w:rsidDel="00020A75" w:rsidRDefault="007F603A" w:rsidP="00650CA2">
      <w:pPr>
        <w:pStyle w:val="Hnhnh"/>
        <w:spacing w:line="276" w:lineRule="auto"/>
        <w:rPr>
          <w:del w:id="711" w:author="Mai Văn Chánh" w:date="2021-03-30T22:40:00Z"/>
        </w:rPr>
      </w:pPr>
    </w:p>
    <w:p w14:paraId="09362653" w14:textId="36015CBF" w:rsidR="007F603A" w:rsidDel="00020A75" w:rsidRDefault="007F603A" w:rsidP="00650CA2">
      <w:pPr>
        <w:pStyle w:val="Hnhnh"/>
        <w:spacing w:line="276" w:lineRule="auto"/>
        <w:rPr>
          <w:del w:id="712" w:author="Mai Văn Chánh" w:date="2021-03-30T22:40:00Z"/>
        </w:rPr>
      </w:pPr>
    </w:p>
    <w:p w14:paraId="6D4FCB5F" w14:textId="18CACFA7" w:rsidR="007F603A" w:rsidDel="00020A75" w:rsidRDefault="007F603A" w:rsidP="00650CA2">
      <w:pPr>
        <w:pStyle w:val="Hnhnh"/>
        <w:spacing w:line="276" w:lineRule="auto"/>
        <w:rPr>
          <w:del w:id="713" w:author="Mai Văn Chánh" w:date="2021-03-30T22:40:00Z"/>
        </w:rPr>
      </w:pPr>
    </w:p>
    <w:p w14:paraId="23320179" w14:textId="77777777" w:rsidR="00020A75" w:rsidRDefault="00020A75" w:rsidP="00650CA2">
      <w:pPr>
        <w:pStyle w:val="Hnhnh"/>
        <w:spacing w:line="276" w:lineRule="auto"/>
      </w:pPr>
    </w:p>
    <w:p w14:paraId="73BFEDCD" w14:textId="77777777" w:rsidR="007F603A" w:rsidRPr="00A622DF" w:rsidRDefault="007F603A" w:rsidP="00650CA2">
      <w:pPr>
        <w:pStyle w:val="Hnhnh"/>
        <w:spacing w:line="276" w:lineRule="auto"/>
      </w:pPr>
    </w:p>
    <w:p w14:paraId="6A57E58D" w14:textId="771FCDAD" w:rsidR="00587232" w:rsidRPr="00A622DF" w:rsidRDefault="008C2945" w:rsidP="00650CA2">
      <w:pPr>
        <w:pStyle w:val="Heading2"/>
        <w:spacing w:line="276" w:lineRule="auto"/>
        <w:rPr>
          <w:rFonts w:ascii="Times New Roman" w:hAnsi="Times New Roman" w:cs="Times New Roman"/>
          <w:b/>
          <w:color w:val="auto"/>
          <w:lang w:val="vi-VN"/>
        </w:rPr>
      </w:pPr>
      <w:bookmarkStart w:id="714" w:name="_Toc44396901"/>
      <w:bookmarkStart w:id="715" w:name="_Toc55372066"/>
      <w:bookmarkStart w:id="716" w:name="_Toc68038631"/>
      <w:r w:rsidRPr="00A622DF">
        <w:rPr>
          <w:rFonts w:ascii="Times New Roman" w:hAnsi="Times New Roman" w:cs="Times New Roman"/>
          <w:b/>
          <w:color w:val="auto"/>
          <w:lang w:val="vi-VN"/>
        </w:rPr>
        <w:t>1.</w:t>
      </w:r>
      <w:ins w:id="717" w:author="Mai Văn Chánh" w:date="2021-03-30T22:38:00Z">
        <w:r w:rsidR="00020A75">
          <w:rPr>
            <w:rFonts w:ascii="Times New Roman" w:hAnsi="Times New Roman" w:cs="Times New Roman"/>
            <w:b/>
            <w:color w:val="auto"/>
          </w:rPr>
          <w:t>4</w:t>
        </w:r>
      </w:ins>
      <w:del w:id="718" w:author="Mai Văn Chánh" w:date="2021-03-30T22:38:00Z">
        <w:r w:rsidR="00587232" w:rsidRPr="00A622DF" w:rsidDel="00020A75">
          <w:rPr>
            <w:rFonts w:ascii="Times New Roman" w:hAnsi="Times New Roman" w:cs="Times New Roman"/>
            <w:b/>
            <w:color w:val="auto"/>
            <w:lang w:val="vi-VN"/>
          </w:rPr>
          <w:delText>3</w:delText>
        </w:r>
      </w:del>
      <w:r w:rsidR="00587232" w:rsidRPr="00A622DF">
        <w:rPr>
          <w:rFonts w:ascii="Times New Roman" w:hAnsi="Times New Roman" w:cs="Times New Roman"/>
          <w:b/>
          <w:color w:val="auto"/>
          <w:lang w:val="vi-VN"/>
        </w:rPr>
        <w:t>.</w:t>
      </w:r>
      <w:r w:rsidR="00FC14F8" w:rsidRPr="00A622DF">
        <w:rPr>
          <w:rFonts w:ascii="Times New Roman" w:hAnsi="Times New Roman" w:cs="Times New Roman"/>
          <w:b/>
          <w:color w:val="auto"/>
          <w:lang w:val="vi-VN"/>
        </w:rPr>
        <w:t xml:space="preserve"> </w:t>
      </w:r>
      <w:bookmarkEnd w:id="714"/>
      <w:bookmarkEnd w:id="715"/>
      <w:r w:rsidRPr="00A622DF">
        <w:rPr>
          <w:rFonts w:ascii="Times New Roman" w:hAnsi="Times New Roman" w:cs="Times New Roman"/>
          <w:b/>
          <w:color w:val="auto"/>
          <w:lang w:val="vi-VN"/>
        </w:rPr>
        <w:t>Các màn hình ứng dụng và sơ đồ liên kết các màn hình</w:t>
      </w:r>
      <w:bookmarkEnd w:id="716"/>
    </w:p>
    <w:p w14:paraId="4F49C416" w14:textId="77777777" w:rsidR="007F603A" w:rsidRDefault="00B265F8" w:rsidP="007F603A">
      <w:pPr>
        <w:pStyle w:val="ListParagraph"/>
        <w:numPr>
          <w:ilvl w:val="1"/>
          <w:numId w:val="3"/>
        </w:numPr>
        <w:spacing w:after="0" w:line="312" w:lineRule="auto"/>
        <w:outlineLvl w:val="2"/>
        <w:rPr>
          <w:color w:val="000000" w:themeColor="text1"/>
          <w:sz w:val="26"/>
          <w:szCs w:val="26"/>
          <w:lang w:val="vi-VN"/>
        </w:rPr>
      </w:pPr>
      <w:r w:rsidRPr="00A622DF">
        <w:rPr>
          <w:rFonts w:ascii="Times New Roman" w:hAnsi="Times New Roman" w:cs="Times New Roman"/>
          <w:b/>
          <w:sz w:val="26"/>
          <w:szCs w:val="26"/>
          <w:lang w:val="vi-VN"/>
        </w:rPr>
        <w:tab/>
      </w:r>
      <w:bookmarkStart w:id="719" w:name="_Toc58674962"/>
      <w:bookmarkStart w:id="720" w:name="_Toc58792985"/>
      <w:bookmarkStart w:id="721" w:name="_Toc67992626"/>
      <w:bookmarkStart w:id="722" w:name="_Toc68038632"/>
      <w:r w:rsidR="007F603A">
        <w:rPr>
          <w:color w:val="000000" w:themeColor="text1"/>
          <w:sz w:val="26"/>
          <w:szCs w:val="26"/>
          <w:lang w:val="vi-VN"/>
        </w:rPr>
        <w:t>Hiện thực chức năng đăng nhập</w:t>
      </w:r>
      <w:bookmarkEnd w:id="719"/>
      <w:bookmarkEnd w:id="720"/>
      <w:bookmarkEnd w:id="721"/>
      <w:bookmarkEnd w:id="722"/>
    </w:p>
    <w:p w14:paraId="5BF46F42" w14:textId="77777777" w:rsidR="007F603A" w:rsidRDefault="007F603A" w:rsidP="007F603A">
      <w:pPr>
        <w:pStyle w:val="ListParagraph"/>
        <w:numPr>
          <w:ilvl w:val="0"/>
          <w:numId w:val="4"/>
        </w:numPr>
        <w:spacing w:after="0" w:line="312" w:lineRule="auto"/>
        <w:ind w:left="1814"/>
        <w:rPr>
          <w:color w:val="000000" w:themeColor="text1"/>
          <w:sz w:val="26"/>
          <w:szCs w:val="26"/>
          <w:lang w:val="vi-VN"/>
        </w:rPr>
      </w:pPr>
      <w:r>
        <w:rPr>
          <w:color w:val="000000" w:themeColor="text1"/>
          <w:sz w:val="26"/>
          <w:szCs w:val="26"/>
          <w:lang w:val="vi-VN"/>
        </w:rPr>
        <w:t>Mục đích: Người dùng đăng nhập sử dụng các tính năng của hệ thống.</w:t>
      </w:r>
    </w:p>
    <w:p w14:paraId="4B5D2D10" w14:textId="77777777" w:rsidR="007F603A" w:rsidRDefault="007F603A" w:rsidP="007F603A">
      <w:pPr>
        <w:pStyle w:val="ListParagraph"/>
        <w:numPr>
          <w:ilvl w:val="0"/>
          <w:numId w:val="4"/>
        </w:numPr>
        <w:spacing w:after="0" w:line="312" w:lineRule="auto"/>
        <w:ind w:left="1814"/>
        <w:rPr>
          <w:color w:val="000000" w:themeColor="text1"/>
          <w:sz w:val="26"/>
          <w:szCs w:val="26"/>
          <w:lang w:val="vi-VN"/>
        </w:rPr>
      </w:pPr>
      <w:r>
        <w:rPr>
          <w:color w:val="000000" w:themeColor="text1"/>
          <w:sz w:val="26"/>
          <w:szCs w:val="26"/>
          <w:lang w:val="vi-VN"/>
        </w:rPr>
        <w:t>Chức năng:Cho phép khách hàng đăng nhập vào hệ thống</w:t>
      </w:r>
    </w:p>
    <w:p w14:paraId="5096A2D7" w14:textId="77777777" w:rsidR="007F603A" w:rsidRDefault="007F603A" w:rsidP="007F603A">
      <w:pPr>
        <w:pStyle w:val="ListParagraph"/>
        <w:spacing w:line="312" w:lineRule="auto"/>
        <w:ind w:left="1814"/>
        <w:rPr>
          <w:color w:val="000000" w:themeColor="text1"/>
          <w:sz w:val="26"/>
          <w:szCs w:val="26"/>
          <w:lang w:val="vi-VN"/>
        </w:rPr>
      </w:pPr>
    </w:p>
    <w:p w14:paraId="3DF1FEC0" w14:textId="0719D25B" w:rsidR="007F603A" w:rsidRDefault="007F603A" w:rsidP="007F603A">
      <w:pPr>
        <w:spacing w:after="0" w:line="312" w:lineRule="auto"/>
        <w:jc w:val="center"/>
        <w:rPr>
          <w:rFonts w:ascii="Times New Roman" w:hAnsi="Times New Roman"/>
          <w:color w:val="000000" w:themeColor="text1"/>
          <w:sz w:val="26"/>
          <w:szCs w:val="26"/>
          <w:lang w:val="vi-VN"/>
        </w:rPr>
      </w:pPr>
      <w:r>
        <w:rPr>
          <w:noProof/>
        </w:rPr>
        <w:drawing>
          <wp:anchor distT="0" distB="0" distL="114300" distR="114300" simplePos="0" relativeHeight="251662336" behindDoc="0" locked="0" layoutInCell="1" allowOverlap="1" wp14:anchorId="4ADDDBC4" wp14:editId="21F9CC28">
            <wp:simplePos x="0" y="0"/>
            <wp:positionH relativeFrom="margin">
              <wp:align>center</wp:align>
            </wp:positionH>
            <wp:positionV relativeFrom="paragraph">
              <wp:posOffset>395605</wp:posOffset>
            </wp:positionV>
            <wp:extent cx="4234815" cy="6172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4815" cy="6172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C44D84E" wp14:editId="55617AED">
                <wp:simplePos x="0" y="0"/>
                <wp:positionH relativeFrom="column">
                  <wp:posOffset>944880</wp:posOffset>
                </wp:positionH>
                <wp:positionV relativeFrom="paragraph">
                  <wp:posOffset>6726555</wp:posOffset>
                </wp:positionV>
                <wp:extent cx="3528060" cy="27622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28060" cy="266700"/>
                        </a:xfrm>
                        <a:prstGeom prst="rect">
                          <a:avLst/>
                        </a:prstGeom>
                        <a:solidFill>
                          <a:prstClr val="white"/>
                        </a:solidFill>
                        <a:ln>
                          <a:noFill/>
                        </a:ln>
                      </wps:spPr>
                      <wps:txbx>
                        <w:txbxContent>
                          <w:p w14:paraId="68393071" w14:textId="3979C2A5" w:rsidR="009626DD" w:rsidRDefault="009626DD" w:rsidP="007F603A">
                            <w:pPr>
                              <w:pStyle w:val="Caption"/>
                              <w:rPr>
                                <w:noProof/>
                                <w:color w:val="000000" w:themeColor="text1"/>
                                <w:sz w:val="26"/>
                                <w:szCs w:val="26"/>
                              </w:rPr>
                            </w:pPr>
                            <w:bookmarkStart w:id="723" w:name="_Toc67992650"/>
                            <w:bookmarkStart w:id="724" w:name="_Toc68038118"/>
                            <w:r>
                              <w:t xml:space="preserve">Hình  </w:t>
                            </w:r>
                            <w:fldSimple w:instr=" SEQ Hình_ \* ARABIC ">
                              <w:ins w:id="725" w:author="Mai Văn Chánh" w:date="2021-03-30T22:53:00Z">
                                <w:r>
                                  <w:rPr>
                                    <w:noProof/>
                                  </w:rPr>
                                  <w:t>2</w:t>
                                </w:r>
                              </w:ins>
                              <w:del w:id="726" w:author="Mai Văn Chánh" w:date="2021-03-30T22:39:00Z">
                                <w:r w:rsidDel="00020A75">
                                  <w:rPr>
                                    <w:noProof/>
                                  </w:rPr>
                                  <w:delText>10</w:delText>
                                </w:r>
                              </w:del>
                            </w:fldSimple>
                            <w:r>
                              <w:t>:</w:t>
                            </w:r>
                            <w:r w:rsidRPr="00020A75">
                              <w:rPr>
                                <w:sz w:val="24"/>
                                <w:szCs w:val="24"/>
                                <w:rPrChange w:id="727" w:author="Mai Văn Chánh" w:date="2021-03-30T22:40:00Z">
                                  <w:rPr/>
                                </w:rPrChange>
                              </w:rPr>
                              <w:t>chức năng dăng nhập</w:t>
                            </w:r>
                            <w:bookmarkEnd w:id="723"/>
                            <w:bookmarkEnd w:id="7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44D84E" id="_x0000_t202" coordsize="21600,21600" o:spt="202" path="m,l,21600r21600,l21600,xe">
                <v:stroke joinstyle="miter"/>
                <v:path gradientshapeok="t" o:connecttype="rect"/>
              </v:shapetype>
              <v:shape id="Text Box 32" o:spid="_x0000_s1027" type="#_x0000_t202" style="position:absolute;left:0;text-align:left;margin-left:74.4pt;margin-top:529.65pt;width:277.8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L1MwIAAGk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" stroked="f">
                <v:textbox style="mso-fit-shape-to-text:t" inset="0,0,0,0">
                  <w:txbxContent>
                    <w:p w14:paraId="68393071" w14:textId="3979C2A5" w:rsidR="009626DD" w:rsidRDefault="009626DD" w:rsidP="007F603A">
                      <w:pPr>
                        <w:pStyle w:val="Caption"/>
                        <w:rPr>
                          <w:noProof/>
                          <w:color w:val="000000" w:themeColor="text1"/>
                          <w:sz w:val="26"/>
                          <w:szCs w:val="26"/>
                        </w:rPr>
                      </w:pPr>
                      <w:bookmarkStart w:id="728" w:name="_Toc67992650"/>
                      <w:bookmarkStart w:id="729" w:name="_Toc68038118"/>
                      <w:r>
                        <w:t xml:space="preserve">Hình  </w:t>
                      </w:r>
                      <w:fldSimple w:instr=" SEQ Hình_ \* ARABIC ">
                        <w:ins w:id="730" w:author="Mai Văn Chánh" w:date="2021-03-30T22:53:00Z">
                          <w:r>
                            <w:rPr>
                              <w:noProof/>
                            </w:rPr>
                            <w:t>2</w:t>
                          </w:r>
                        </w:ins>
                        <w:del w:id="731" w:author="Mai Văn Chánh" w:date="2021-03-30T22:39:00Z">
                          <w:r w:rsidDel="00020A75">
                            <w:rPr>
                              <w:noProof/>
                            </w:rPr>
                            <w:delText>10</w:delText>
                          </w:r>
                        </w:del>
                      </w:fldSimple>
                      <w:r>
                        <w:t>:</w:t>
                      </w:r>
                      <w:r w:rsidRPr="00020A75">
                        <w:rPr>
                          <w:sz w:val="24"/>
                          <w:szCs w:val="24"/>
                          <w:rPrChange w:id="732" w:author="Mai Văn Chánh" w:date="2021-03-30T22:40:00Z">
                            <w:rPr/>
                          </w:rPrChange>
                        </w:rPr>
                        <w:t>chức năng dăng nhập</w:t>
                      </w:r>
                      <w:bookmarkEnd w:id="728"/>
                      <w:bookmarkEnd w:id="729"/>
                    </w:p>
                  </w:txbxContent>
                </v:textbox>
                <w10:wrap type="topAndBottom"/>
              </v:shape>
            </w:pict>
          </mc:Fallback>
        </mc:AlternateContent>
      </w:r>
      <w:r>
        <w:rPr>
          <w:rFonts w:ascii="Times New Roman" w:hAnsi="Times New Roman"/>
          <w:color w:val="000000" w:themeColor="text1"/>
          <w:sz w:val="26"/>
          <w:szCs w:val="26"/>
          <w:lang w:val="vi-VN"/>
        </w:rPr>
        <w:t>Giao diện chức năng đăng nhập</w:t>
      </w:r>
    </w:p>
    <w:p w14:paraId="07C6F421" w14:textId="77777777" w:rsidR="007F603A" w:rsidRDefault="007F603A" w:rsidP="007F603A">
      <w:pPr>
        <w:spacing w:after="0" w:line="312" w:lineRule="auto"/>
        <w:jc w:val="center"/>
        <w:rPr>
          <w:rFonts w:ascii="Times New Roman" w:hAnsi="Times New Roman"/>
          <w:color w:val="000000" w:themeColor="text1"/>
          <w:sz w:val="26"/>
          <w:szCs w:val="26"/>
          <w:lang w:val="vi-VN"/>
        </w:rPr>
      </w:pPr>
    </w:p>
    <w:p w14:paraId="76904A6F" w14:textId="77777777" w:rsidR="007F603A" w:rsidRDefault="007F603A" w:rsidP="007F603A">
      <w:pPr>
        <w:spacing w:after="0" w:line="312" w:lineRule="auto"/>
        <w:jc w:val="center"/>
        <w:rPr>
          <w:rFonts w:ascii="Times New Roman" w:hAnsi="Times New Roman"/>
          <w:color w:val="000000" w:themeColor="text1"/>
          <w:sz w:val="26"/>
          <w:szCs w:val="26"/>
          <w:lang w:val="vi-VN"/>
        </w:rPr>
      </w:pPr>
    </w:p>
    <w:p w14:paraId="18848A39" w14:textId="77777777" w:rsidR="007F603A" w:rsidRDefault="007F603A" w:rsidP="007F603A">
      <w:pPr>
        <w:pStyle w:val="ListParagraph"/>
        <w:numPr>
          <w:ilvl w:val="1"/>
          <w:numId w:val="3"/>
        </w:numPr>
        <w:spacing w:after="0" w:line="312" w:lineRule="auto"/>
        <w:outlineLvl w:val="2"/>
        <w:rPr>
          <w:rFonts w:ascii="Times New Roman" w:hAnsi="Times New Roman"/>
          <w:color w:val="000000" w:themeColor="text1"/>
          <w:sz w:val="26"/>
          <w:szCs w:val="26"/>
          <w:lang w:val="vi-VN"/>
        </w:rPr>
      </w:pPr>
      <w:bookmarkStart w:id="733" w:name="_Toc58674963"/>
      <w:bookmarkStart w:id="734" w:name="_Toc58792986"/>
      <w:bookmarkStart w:id="735" w:name="_Toc67992627"/>
      <w:bookmarkStart w:id="736" w:name="_Toc68038633"/>
      <w:r>
        <w:rPr>
          <w:color w:val="000000" w:themeColor="text1"/>
          <w:sz w:val="26"/>
          <w:szCs w:val="26"/>
          <w:lang w:val="vi-VN"/>
        </w:rPr>
        <w:t>Hiện thực chức năng đăng ký tài khoản</w:t>
      </w:r>
      <w:bookmarkEnd w:id="733"/>
      <w:bookmarkEnd w:id="734"/>
      <w:bookmarkEnd w:id="735"/>
      <w:bookmarkEnd w:id="736"/>
    </w:p>
    <w:p w14:paraId="2FB776F6" w14:textId="77777777"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Mục đích: Cho phép người dùng sử dụng tính năng của hệ thống.</w:t>
      </w:r>
    </w:p>
    <w:p w14:paraId="2C5B956F" w14:textId="33FF7EA1"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Chức năng: Tạo tài khoản truy cập vào hệ thống.</w:t>
      </w:r>
    </w:p>
    <w:p w14:paraId="50808389" w14:textId="6BA9A67A" w:rsidR="007F603A" w:rsidRDefault="008D33F7" w:rsidP="007F603A">
      <w:pPr>
        <w:spacing w:line="312" w:lineRule="auto"/>
        <w:ind w:left="2160" w:firstLine="720"/>
        <w:rPr>
          <w:rFonts w:ascii="Times New Roman" w:hAnsi="Times New Roman"/>
          <w:color w:val="000000" w:themeColor="text1"/>
          <w:sz w:val="26"/>
          <w:szCs w:val="26"/>
          <w:lang w:val="vi-VN"/>
        </w:rPr>
      </w:pPr>
      <w:r>
        <w:rPr>
          <w:noProof/>
        </w:rPr>
        <w:drawing>
          <wp:anchor distT="0" distB="0" distL="114300" distR="114300" simplePos="0" relativeHeight="251673600" behindDoc="0" locked="0" layoutInCell="1" allowOverlap="1" wp14:anchorId="45391794" wp14:editId="1F37B0BE">
            <wp:simplePos x="0" y="0"/>
            <wp:positionH relativeFrom="margin">
              <wp:posOffset>1106278</wp:posOffset>
            </wp:positionH>
            <wp:positionV relativeFrom="paragraph">
              <wp:posOffset>294244</wp:posOffset>
            </wp:positionV>
            <wp:extent cx="3582035" cy="54254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3582035" cy="5425440"/>
                    </a:xfrm>
                    <a:prstGeom prst="rect">
                      <a:avLst/>
                    </a:prstGeom>
                  </pic:spPr>
                </pic:pic>
              </a:graphicData>
            </a:graphic>
            <wp14:sizeRelV relativeFrom="margin">
              <wp14:pctHeight>0</wp14:pctHeight>
            </wp14:sizeRelV>
          </wp:anchor>
        </w:drawing>
      </w:r>
      <w:r w:rsidR="007F603A">
        <w:rPr>
          <w:noProof/>
        </w:rPr>
        <mc:AlternateContent>
          <mc:Choice Requires="wps">
            <w:drawing>
              <wp:anchor distT="0" distB="0" distL="114300" distR="114300" simplePos="0" relativeHeight="251670528" behindDoc="0" locked="0" layoutInCell="1" allowOverlap="1" wp14:anchorId="62224AFF" wp14:editId="667F5121">
                <wp:simplePos x="0" y="0"/>
                <wp:positionH relativeFrom="column">
                  <wp:posOffset>630555</wp:posOffset>
                </wp:positionH>
                <wp:positionV relativeFrom="paragraph">
                  <wp:posOffset>5875655</wp:posOffset>
                </wp:positionV>
                <wp:extent cx="4499610" cy="27622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99610" cy="266700"/>
                        </a:xfrm>
                        <a:prstGeom prst="rect">
                          <a:avLst/>
                        </a:prstGeom>
                        <a:solidFill>
                          <a:prstClr val="white"/>
                        </a:solidFill>
                        <a:ln>
                          <a:noFill/>
                        </a:ln>
                      </wps:spPr>
                      <wps:txbx>
                        <w:txbxContent>
                          <w:p w14:paraId="3F3526EC" w14:textId="5E669CE4" w:rsidR="009626DD" w:rsidRPr="00020A75" w:rsidRDefault="009626DD" w:rsidP="007F603A">
                            <w:pPr>
                              <w:pStyle w:val="Caption"/>
                              <w:rPr>
                                <w:noProof/>
                                <w:color w:val="000000" w:themeColor="text1"/>
                                <w:sz w:val="24"/>
                                <w:szCs w:val="24"/>
                                <w:rPrChange w:id="737" w:author="Mai Văn Chánh" w:date="2021-03-30T22:41:00Z">
                                  <w:rPr>
                                    <w:noProof/>
                                    <w:color w:val="000000" w:themeColor="text1"/>
                                    <w:sz w:val="26"/>
                                    <w:szCs w:val="26"/>
                                  </w:rPr>
                                </w:rPrChange>
                              </w:rPr>
                            </w:pPr>
                            <w:bookmarkStart w:id="738" w:name="_Toc67992651"/>
                            <w:bookmarkStart w:id="739" w:name="_Toc68038119"/>
                            <w:r w:rsidRPr="00020A75">
                              <w:rPr>
                                <w:sz w:val="24"/>
                                <w:szCs w:val="24"/>
                                <w:rPrChange w:id="740" w:author="Mai Văn Chánh" w:date="2021-03-30T22:41:00Z">
                                  <w:rPr/>
                                </w:rPrChange>
                              </w:rPr>
                              <w:t xml:space="preserve">Hình  </w:t>
                            </w:r>
                            <w:r w:rsidRPr="00020A75">
                              <w:rPr>
                                <w:sz w:val="24"/>
                                <w:szCs w:val="24"/>
                                <w:rPrChange w:id="741" w:author="Mai Văn Chánh" w:date="2021-03-30T22:41:00Z">
                                  <w:rPr/>
                                </w:rPrChange>
                              </w:rPr>
                              <w:fldChar w:fldCharType="begin"/>
                            </w:r>
                            <w:r w:rsidRPr="00020A75">
                              <w:rPr>
                                <w:sz w:val="24"/>
                                <w:szCs w:val="24"/>
                                <w:rPrChange w:id="742" w:author="Mai Văn Chánh" w:date="2021-03-30T22:41:00Z">
                                  <w:rPr/>
                                </w:rPrChange>
                              </w:rPr>
                              <w:instrText xml:space="preserve"> SEQ Hình_ \* ARABIC </w:instrText>
                            </w:r>
                            <w:r w:rsidRPr="00020A75">
                              <w:rPr>
                                <w:sz w:val="24"/>
                                <w:szCs w:val="24"/>
                                <w:rPrChange w:id="743" w:author="Mai Văn Chánh" w:date="2021-03-30T22:41:00Z">
                                  <w:rPr/>
                                </w:rPrChange>
                              </w:rPr>
                              <w:fldChar w:fldCharType="separate"/>
                            </w:r>
                            <w:ins w:id="744" w:author="Mai Văn Chánh" w:date="2021-03-30T22:53:00Z">
                              <w:r>
                                <w:rPr>
                                  <w:noProof/>
                                  <w:sz w:val="24"/>
                                  <w:szCs w:val="24"/>
                                </w:rPr>
                                <w:t>3</w:t>
                              </w:r>
                            </w:ins>
                            <w:del w:id="745" w:author="Mai Văn Chánh" w:date="2021-03-30T22:39:00Z">
                              <w:r w:rsidRPr="00020A75" w:rsidDel="00020A75">
                                <w:rPr>
                                  <w:noProof/>
                                  <w:sz w:val="24"/>
                                  <w:szCs w:val="24"/>
                                  <w:rPrChange w:id="746" w:author="Mai Văn Chánh" w:date="2021-03-30T22:41:00Z">
                                    <w:rPr>
                                      <w:noProof/>
                                    </w:rPr>
                                  </w:rPrChange>
                                </w:rPr>
                                <w:delText>11</w:delText>
                              </w:r>
                            </w:del>
                            <w:r w:rsidRPr="00020A75">
                              <w:rPr>
                                <w:sz w:val="24"/>
                                <w:szCs w:val="24"/>
                                <w:rPrChange w:id="747" w:author="Mai Văn Chánh" w:date="2021-03-30T22:41:00Z">
                                  <w:rPr/>
                                </w:rPrChange>
                              </w:rPr>
                              <w:fldChar w:fldCharType="end"/>
                            </w:r>
                            <w:r w:rsidRPr="00020A75">
                              <w:rPr>
                                <w:sz w:val="24"/>
                                <w:szCs w:val="24"/>
                                <w:rPrChange w:id="748" w:author="Mai Văn Chánh" w:date="2021-03-30T22:41:00Z">
                                  <w:rPr/>
                                </w:rPrChange>
                              </w:rPr>
                              <w:t>:chức năng đăng ký tài khoản</w:t>
                            </w:r>
                            <w:bookmarkEnd w:id="738"/>
                            <w:bookmarkEnd w:id="7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224AFF" id="Text Box 30" o:spid="_x0000_s1028" type="#_x0000_t202" style="position:absolute;left:0;text-align:left;margin-left:49.65pt;margin-top:462.65pt;width:354.3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" stroked="f">
                <v:textbox style="mso-fit-shape-to-text:t" inset="0,0,0,0">
                  <w:txbxContent>
                    <w:p w14:paraId="3F3526EC" w14:textId="5E669CE4" w:rsidR="009626DD" w:rsidRPr="00020A75" w:rsidRDefault="009626DD" w:rsidP="007F603A">
                      <w:pPr>
                        <w:pStyle w:val="Caption"/>
                        <w:rPr>
                          <w:noProof/>
                          <w:color w:val="000000" w:themeColor="text1"/>
                          <w:sz w:val="24"/>
                          <w:szCs w:val="24"/>
                          <w:rPrChange w:id="749" w:author="Mai Văn Chánh" w:date="2021-03-30T22:41:00Z">
                            <w:rPr>
                              <w:noProof/>
                              <w:color w:val="000000" w:themeColor="text1"/>
                              <w:sz w:val="26"/>
                              <w:szCs w:val="26"/>
                            </w:rPr>
                          </w:rPrChange>
                        </w:rPr>
                      </w:pPr>
                      <w:bookmarkStart w:id="750" w:name="_Toc67992651"/>
                      <w:bookmarkStart w:id="751" w:name="_Toc68038119"/>
                      <w:r w:rsidRPr="00020A75">
                        <w:rPr>
                          <w:sz w:val="24"/>
                          <w:szCs w:val="24"/>
                          <w:rPrChange w:id="752" w:author="Mai Văn Chánh" w:date="2021-03-30T22:41:00Z">
                            <w:rPr/>
                          </w:rPrChange>
                        </w:rPr>
                        <w:t xml:space="preserve">Hình  </w:t>
                      </w:r>
                      <w:r w:rsidRPr="00020A75">
                        <w:rPr>
                          <w:sz w:val="24"/>
                          <w:szCs w:val="24"/>
                          <w:rPrChange w:id="753" w:author="Mai Văn Chánh" w:date="2021-03-30T22:41:00Z">
                            <w:rPr/>
                          </w:rPrChange>
                        </w:rPr>
                        <w:fldChar w:fldCharType="begin"/>
                      </w:r>
                      <w:r w:rsidRPr="00020A75">
                        <w:rPr>
                          <w:sz w:val="24"/>
                          <w:szCs w:val="24"/>
                          <w:rPrChange w:id="754" w:author="Mai Văn Chánh" w:date="2021-03-30T22:41:00Z">
                            <w:rPr/>
                          </w:rPrChange>
                        </w:rPr>
                        <w:instrText xml:space="preserve"> SEQ Hình_ \* ARABIC </w:instrText>
                      </w:r>
                      <w:r w:rsidRPr="00020A75">
                        <w:rPr>
                          <w:sz w:val="24"/>
                          <w:szCs w:val="24"/>
                          <w:rPrChange w:id="755" w:author="Mai Văn Chánh" w:date="2021-03-30T22:41:00Z">
                            <w:rPr/>
                          </w:rPrChange>
                        </w:rPr>
                        <w:fldChar w:fldCharType="separate"/>
                      </w:r>
                      <w:ins w:id="756" w:author="Mai Văn Chánh" w:date="2021-03-30T22:53:00Z">
                        <w:r>
                          <w:rPr>
                            <w:noProof/>
                            <w:sz w:val="24"/>
                            <w:szCs w:val="24"/>
                          </w:rPr>
                          <w:t>3</w:t>
                        </w:r>
                      </w:ins>
                      <w:del w:id="757" w:author="Mai Văn Chánh" w:date="2021-03-30T22:39:00Z">
                        <w:r w:rsidRPr="00020A75" w:rsidDel="00020A75">
                          <w:rPr>
                            <w:noProof/>
                            <w:sz w:val="24"/>
                            <w:szCs w:val="24"/>
                            <w:rPrChange w:id="758" w:author="Mai Văn Chánh" w:date="2021-03-30T22:41:00Z">
                              <w:rPr>
                                <w:noProof/>
                              </w:rPr>
                            </w:rPrChange>
                          </w:rPr>
                          <w:delText>11</w:delText>
                        </w:r>
                      </w:del>
                      <w:r w:rsidRPr="00020A75">
                        <w:rPr>
                          <w:sz w:val="24"/>
                          <w:szCs w:val="24"/>
                          <w:rPrChange w:id="759" w:author="Mai Văn Chánh" w:date="2021-03-30T22:41:00Z">
                            <w:rPr/>
                          </w:rPrChange>
                        </w:rPr>
                        <w:fldChar w:fldCharType="end"/>
                      </w:r>
                      <w:r w:rsidRPr="00020A75">
                        <w:rPr>
                          <w:sz w:val="24"/>
                          <w:szCs w:val="24"/>
                          <w:rPrChange w:id="760" w:author="Mai Văn Chánh" w:date="2021-03-30T22:41:00Z">
                            <w:rPr/>
                          </w:rPrChange>
                        </w:rPr>
                        <w:t>:chức năng đăng ký tài khoản</w:t>
                      </w:r>
                      <w:bookmarkEnd w:id="750"/>
                      <w:bookmarkEnd w:id="751"/>
                    </w:p>
                  </w:txbxContent>
                </v:textbox>
                <w10:wrap type="topAndBottom"/>
              </v:shape>
            </w:pict>
          </mc:Fallback>
        </mc:AlternateContent>
      </w:r>
      <w:r w:rsidR="007F603A">
        <w:rPr>
          <w:rFonts w:ascii="Times New Roman" w:hAnsi="Times New Roman"/>
          <w:color w:val="000000" w:themeColor="text1"/>
          <w:sz w:val="26"/>
          <w:szCs w:val="26"/>
          <w:lang w:val="vi-VN"/>
        </w:rPr>
        <w:t>Giao diện đăng ký tài khoản</w:t>
      </w:r>
    </w:p>
    <w:p w14:paraId="6D431228" w14:textId="77777777" w:rsidR="007F603A" w:rsidRDefault="007F603A" w:rsidP="007F603A">
      <w:pPr>
        <w:spacing w:line="312" w:lineRule="auto"/>
        <w:ind w:left="2160" w:firstLine="720"/>
        <w:rPr>
          <w:rFonts w:ascii="Times New Roman" w:hAnsi="Times New Roman"/>
          <w:color w:val="000000" w:themeColor="text1"/>
          <w:sz w:val="26"/>
          <w:szCs w:val="26"/>
          <w:lang w:val="vi-VN"/>
        </w:rPr>
      </w:pPr>
    </w:p>
    <w:p w14:paraId="411C7E3E" w14:textId="77777777" w:rsidR="007F603A" w:rsidRDefault="007F603A" w:rsidP="007F603A">
      <w:pPr>
        <w:spacing w:line="312" w:lineRule="auto"/>
        <w:ind w:left="2160" w:firstLine="720"/>
        <w:rPr>
          <w:rFonts w:ascii="Times New Roman" w:hAnsi="Times New Roman"/>
          <w:color w:val="000000" w:themeColor="text1"/>
          <w:sz w:val="26"/>
          <w:szCs w:val="26"/>
          <w:lang w:val="vi-VN"/>
        </w:rPr>
      </w:pPr>
    </w:p>
    <w:p w14:paraId="7D23F825" w14:textId="77777777" w:rsidR="007F603A" w:rsidRDefault="007F603A" w:rsidP="007F603A">
      <w:pPr>
        <w:spacing w:after="0" w:line="312" w:lineRule="auto"/>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br w:type="page"/>
      </w:r>
    </w:p>
    <w:p w14:paraId="67F3ABA9" w14:textId="77777777" w:rsidR="007F603A" w:rsidRDefault="007F603A" w:rsidP="007F603A">
      <w:pPr>
        <w:pStyle w:val="ListParagraph"/>
        <w:numPr>
          <w:ilvl w:val="1"/>
          <w:numId w:val="3"/>
        </w:numPr>
        <w:spacing w:after="0" w:line="312" w:lineRule="auto"/>
        <w:outlineLvl w:val="2"/>
        <w:rPr>
          <w:rFonts w:ascii="Times New Roman" w:hAnsi="Times New Roman"/>
          <w:color w:val="000000" w:themeColor="text1"/>
          <w:sz w:val="26"/>
          <w:szCs w:val="26"/>
          <w:lang w:val="vi-VN"/>
        </w:rPr>
      </w:pPr>
      <w:bookmarkStart w:id="761" w:name="_Toc67992628"/>
      <w:bookmarkStart w:id="762" w:name="_Toc68038634"/>
      <w:r>
        <w:rPr>
          <w:color w:val="000000" w:themeColor="text1"/>
          <w:sz w:val="26"/>
          <w:szCs w:val="26"/>
        </w:rPr>
        <w:lastRenderedPageBreak/>
        <w:t>Trang chủ</w:t>
      </w:r>
      <w:bookmarkEnd w:id="761"/>
      <w:bookmarkEnd w:id="762"/>
      <w:r>
        <w:rPr>
          <w:color w:val="000000" w:themeColor="text1"/>
          <w:sz w:val="26"/>
          <w:szCs w:val="26"/>
        </w:rPr>
        <w:t xml:space="preserve"> </w:t>
      </w:r>
    </w:p>
    <w:p w14:paraId="0A0D54EE" w14:textId="77777777" w:rsidR="007F603A" w:rsidRDefault="007F603A" w:rsidP="007F603A">
      <w:pPr>
        <w:pStyle w:val="ListParagraph"/>
        <w:numPr>
          <w:ilvl w:val="1"/>
          <w:numId w:val="6"/>
        </w:numPr>
        <w:spacing w:after="0" w:line="240" w:lineRule="auto"/>
        <w:rPr>
          <w:sz w:val="26"/>
          <w:szCs w:val="26"/>
          <w:lang w:val="en-GB"/>
        </w:rPr>
      </w:pPr>
      <w:r>
        <w:rPr>
          <w:sz w:val="26"/>
          <w:szCs w:val="26"/>
        </w:rPr>
        <w:t xml:space="preserve">Mục đích : quản lý tất cả các chức năng </w:t>
      </w:r>
    </w:p>
    <w:p w14:paraId="3C7FDC78" w14:textId="77777777" w:rsidR="007F603A" w:rsidRDefault="007F603A" w:rsidP="007F603A">
      <w:pPr>
        <w:pStyle w:val="ListParagraph"/>
        <w:numPr>
          <w:ilvl w:val="1"/>
          <w:numId w:val="6"/>
        </w:numPr>
        <w:spacing w:after="0" w:line="240" w:lineRule="auto"/>
        <w:rPr>
          <w:sz w:val="26"/>
          <w:szCs w:val="26"/>
        </w:rPr>
      </w:pPr>
      <w:r>
        <w:rPr>
          <w:sz w:val="26"/>
          <w:szCs w:val="26"/>
        </w:rPr>
        <w:t xml:space="preserve">Chức năng thao tác đến các mục </w:t>
      </w:r>
    </w:p>
    <w:p w14:paraId="1039AF4E" w14:textId="77777777" w:rsidR="007F603A" w:rsidRDefault="007F603A" w:rsidP="007F603A">
      <w:pPr>
        <w:pStyle w:val="ListParagraph"/>
        <w:ind w:left="1440"/>
        <w:jc w:val="center"/>
        <w:rPr>
          <w:sz w:val="26"/>
          <w:szCs w:val="26"/>
        </w:rPr>
      </w:pPr>
    </w:p>
    <w:p w14:paraId="1006F04C" w14:textId="147BE7A7" w:rsidR="007F603A" w:rsidRDefault="007F603A" w:rsidP="007F603A">
      <w:pPr>
        <w:pStyle w:val="ListParagraph"/>
        <w:ind w:left="1440"/>
        <w:jc w:val="center"/>
        <w:rPr>
          <w:sz w:val="26"/>
          <w:szCs w:val="26"/>
        </w:rPr>
      </w:pPr>
      <w:r>
        <w:rPr>
          <w:noProof/>
          <w:sz w:val="28"/>
          <w:szCs w:val="24"/>
        </w:rPr>
        <w:drawing>
          <wp:anchor distT="0" distB="0" distL="114300" distR="114300" simplePos="0" relativeHeight="251669504" behindDoc="0" locked="0" layoutInCell="1" allowOverlap="1" wp14:anchorId="58A40116" wp14:editId="53DCDBC1">
            <wp:simplePos x="0" y="0"/>
            <wp:positionH relativeFrom="column">
              <wp:posOffset>843280</wp:posOffset>
            </wp:positionH>
            <wp:positionV relativeFrom="paragraph">
              <wp:posOffset>241300</wp:posOffset>
            </wp:positionV>
            <wp:extent cx="3762375" cy="705612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2375" cy="705612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Giao diện trang chủ</w:t>
      </w:r>
    </w:p>
    <w:p w14:paraId="753D467C" w14:textId="77777777" w:rsidR="007F603A" w:rsidRDefault="007F603A" w:rsidP="007F603A">
      <w:pPr>
        <w:pStyle w:val="ListParagraph"/>
        <w:keepNext/>
        <w:ind w:left="1440"/>
        <w:jc w:val="center"/>
        <w:rPr>
          <w:sz w:val="28"/>
          <w:szCs w:val="24"/>
        </w:rPr>
      </w:pPr>
    </w:p>
    <w:p w14:paraId="4AC5E9B3" w14:textId="77777777" w:rsidR="007F603A" w:rsidRDefault="007F603A" w:rsidP="007F603A">
      <w:pPr>
        <w:pStyle w:val="ListParagraph"/>
        <w:keepNext/>
        <w:ind w:left="1440"/>
        <w:jc w:val="center"/>
      </w:pPr>
    </w:p>
    <w:p w14:paraId="25A34C2C" w14:textId="36E6947B" w:rsidR="007F603A" w:rsidRPr="00020A75" w:rsidRDefault="007F603A" w:rsidP="007F603A">
      <w:pPr>
        <w:pStyle w:val="Caption"/>
        <w:jc w:val="center"/>
        <w:rPr>
          <w:sz w:val="24"/>
          <w:szCs w:val="24"/>
          <w:rPrChange w:id="763" w:author="Mai Văn Chánh" w:date="2021-03-30T22:41:00Z">
            <w:rPr>
              <w:sz w:val="26"/>
              <w:szCs w:val="26"/>
            </w:rPr>
          </w:rPrChange>
        </w:rPr>
      </w:pPr>
      <w:bookmarkStart w:id="764" w:name="_Toc67992652"/>
      <w:bookmarkStart w:id="765" w:name="_Toc68038120"/>
      <w:r w:rsidRPr="00020A75">
        <w:rPr>
          <w:sz w:val="24"/>
          <w:szCs w:val="24"/>
          <w:rPrChange w:id="766" w:author="Mai Văn Chánh" w:date="2021-03-30T22:41:00Z">
            <w:rPr/>
          </w:rPrChange>
        </w:rPr>
        <w:t xml:space="preserve">Hình  </w:t>
      </w:r>
      <w:r w:rsidRPr="00020A75">
        <w:rPr>
          <w:sz w:val="24"/>
          <w:szCs w:val="24"/>
          <w:rPrChange w:id="767" w:author="Mai Văn Chánh" w:date="2021-03-30T22:41:00Z">
            <w:rPr/>
          </w:rPrChange>
        </w:rPr>
        <w:fldChar w:fldCharType="begin"/>
      </w:r>
      <w:r w:rsidRPr="00020A75">
        <w:rPr>
          <w:sz w:val="24"/>
          <w:szCs w:val="24"/>
          <w:rPrChange w:id="768" w:author="Mai Văn Chánh" w:date="2021-03-30T22:41:00Z">
            <w:rPr/>
          </w:rPrChange>
        </w:rPr>
        <w:instrText xml:space="preserve"> SEQ Hình_ \* ARABIC </w:instrText>
      </w:r>
      <w:r w:rsidRPr="00020A75">
        <w:rPr>
          <w:sz w:val="24"/>
          <w:szCs w:val="24"/>
          <w:rPrChange w:id="769" w:author="Mai Văn Chánh" w:date="2021-03-30T22:41:00Z">
            <w:rPr/>
          </w:rPrChange>
        </w:rPr>
        <w:fldChar w:fldCharType="separate"/>
      </w:r>
      <w:ins w:id="770" w:author="Mai Văn Chánh" w:date="2021-03-30T22:53:00Z">
        <w:r w:rsidR="00485B6B">
          <w:rPr>
            <w:noProof/>
            <w:sz w:val="24"/>
            <w:szCs w:val="24"/>
          </w:rPr>
          <w:t>4</w:t>
        </w:r>
      </w:ins>
      <w:del w:id="771" w:author="Mai Văn Chánh" w:date="2021-03-30T22:39:00Z">
        <w:r w:rsidRPr="00020A75" w:rsidDel="00020A75">
          <w:rPr>
            <w:noProof/>
            <w:sz w:val="24"/>
            <w:szCs w:val="24"/>
            <w:rPrChange w:id="772" w:author="Mai Văn Chánh" w:date="2021-03-30T22:41:00Z">
              <w:rPr>
                <w:noProof/>
              </w:rPr>
            </w:rPrChange>
          </w:rPr>
          <w:delText>12</w:delText>
        </w:r>
      </w:del>
      <w:r w:rsidRPr="00020A75">
        <w:rPr>
          <w:sz w:val="24"/>
          <w:szCs w:val="24"/>
          <w:rPrChange w:id="773" w:author="Mai Văn Chánh" w:date="2021-03-30T22:41:00Z">
            <w:rPr/>
          </w:rPrChange>
        </w:rPr>
        <w:fldChar w:fldCharType="end"/>
      </w:r>
      <w:r w:rsidRPr="00020A75">
        <w:rPr>
          <w:sz w:val="24"/>
          <w:szCs w:val="24"/>
          <w:rPrChange w:id="774" w:author="Mai Văn Chánh" w:date="2021-03-30T22:41:00Z">
            <w:rPr/>
          </w:rPrChange>
        </w:rPr>
        <w:t>:Trang chủ</w:t>
      </w:r>
      <w:bookmarkEnd w:id="764"/>
      <w:bookmarkEnd w:id="765"/>
    </w:p>
    <w:p w14:paraId="04AE0D27" w14:textId="77777777" w:rsidR="007F603A" w:rsidRDefault="007F603A" w:rsidP="007F603A">
      <w:pPr>
        <w:pStyle w:val="ListParagraph"/>
        <w:numPr>
          <w:ilvl w:val="1"/>
          <w:numId w:val="3"/>
        </w:numPr>
        <w:spacing w:after="0" w:line="312" w:lineRule="auto"/>
        <w:outlineLvl w:val="2"/>
        <w:rPr>
          <w:color w:val="000000" w:themeColor="text1"/>
          <w:sz w:val="26"/>
          <w:szCs w:val="26"/>
          <w:lang w:val="vi-VN"/>
        </w:rPr>
      </w:pPr>
      <w:bookmarkStart w:id="775" w:name="_Toc67992629"/>
      <w:bookmarkStart w:id="776" w:name="_Toc68038635"/>
      <w:r>
        <w:rPr>
          <w:color w:val="000000" w:themeColor="text1"/>
          <w:sz w:val="26"/>
          <w:szCs w:val="26"/>
          <w:lang w:val="vi-VN"/>
        </w:rPr>
        <w:lastRenderedPageBreak/>
        <w:t>Hiện thực chức năng thêm khoản chi tiêu</w:t>
      </w:r>
      <w:bookmarkEnd w:id="775"/>
      <w:bookmarkEnd w:id="776"/>
    </w:p>
    <w:p w14:paraId="243B4A7D" w14:textId="77777777"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Mục đích: Người dùng sử dụng nhập khoản chi tiêu.</w:t>
      </w:r>
    </w:p>
    <w:p w14:paraId="11A57587" w14:textId="77777777"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Chức năng: Cho phép người dùng nhập các khoản chi tiêu đã sử dụng</w:t>
      </w:r>
    </w:p>
    <w:p w14:paraId="139A86E6" w14:textId="77777777" w:rsidR="007F603A" w:rsidRDefault="007F603A" w:rsidP="007F603A">
      <w:pPr>
        <w:spacing w:line="312" w:lineRule="auto"/>
        <w:ind w:left="2160"/>
        <w:rPr>
          <w:rFonts w:ascii="Times New Roman" w:hAnsi="Times New Roman"/>
          <w:color w:val="000000" w:themeColor="text1"/>
          <w:sz w:val="26"/>
          <w:szCs w:val="26"/>
          <w:lang w:val="vi-VN"/>
        </w:rPr>
      </w:pPr>
    </w:p>
    <w:p w14:paraId="2A35EAA4" w14:textId="77777777" w:rsidR="007F603A" w:rsidRDefault="007F603A" w:rsidP="007F603A">
      <w:pPr>
        <w:spacing w:line="312" w:lineRule="auto"/>
        <w:ind w:left="2160"/>
        <w:jc w:val="center"/>
        <w:rPr>
          <w:rFonts w:ascii="Times New Roman" w:hAnsi="Times New Roman"/>
          <w:color w:val="000000" w:themeColor="text1"/>
          <w:sz w:val="26"/>
          <w:szCs w:val="26"/>
          <w:lang w:val="vi-VN"/>
        </w:rPr>
      </w:pPr>
    </w:p>
    <w:p w14:paraId="71775B2F" w14:textId="7472002D" w:rsidR="007F603A" w:rsidRDefault="007F603A" w:rsidP="007F603A">
      <w:pPr>
        <w:spacing w:line="312" w:lineRule="auto"/>
        <w:ind w:left="2160" w:firstLine="720"/>
        <w:rPr>
          <w:rFonts w:ascii="Times New Roman" w:hAnsi="Times New Roman"/>
          <w:color w:val="000000" w:themeColor="text1"/>
          <w:sz w:val="26"/>
          <w:szCs w:val="26"/>
          <w:lang w:val="vi-VN"/>
        </w:rPr>
      </w:pPr>
      <w:r>
        <w:rPr>
          <w:rFonts w:ascii="Calibri" w:hAnsi="Calibri"/>
          <w:noProof/>
        </w:rPr>
        <w:drawing>
          <wp:anchor distT="0" distB="0" distL="114300" distR="114300" simplePos="0" relativeHeight="251671552" behindDoc="0" locked="0" layoutInCell="1" allowOverlap="1" wp14:anchorId="26CA8AC7" wp14:editId="54344619">
            <wp:simplePos x="0" y="0"/>
            <wp:positionH relativeFrom="margin">
              <wp:align>center</wp:align>
            </wp:positionH>
            <wp:positionV relativeFrom="paragraph">
              <wp:posOffset>227330</wp:posOffset>
            </wp:positionV>
            <wp:extent cx="3096260" cy="55251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6260" cy="552513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72576" behindDoc="0" locked="0" layoutInCell="1" allowOverlap="1" wp14:anchorId="433AA958" wp14:editId="17524020">
                <wp:simplePos x="0" y="0"/>
                <wp:positionH relativeFrom="column">
                  <wp:posOffset>1327150</wp:posOffset>
                </wp:positionH>
                <wp:positionV relativeFrom="paragraph">
                  <wp:posOffset>5809615</wp:posOffset>
                </wp:positionV>
                <wp:extent cx="3095625" cy="27622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prstClr val="white"/>
                        </a:solidFill>
                        <a:ln>
                          <a:noFill/>
                        </a:ln>
                      </wps:spPr>
                      <wps:txbx>
                        <w:txbxContent>
                          <w:p w14:paraId="59F03D37" w14:textId="60451117" w:rsidR="009626DD" w:rsidRPr="00020A75" w:rsidRDefault="009626DD" w:rsidP="007F603A">
                            <w:pPr>
                              <w:pStyle w:val="Caption"/>
                              <w:rPr>
                                <w:rFonts w:ascii="Times New Roman" w:hAnsi="Times New Roman"/>
                                <w:noProof/>
                                <w:color w:val="000000" w:themeColor="text1"/>
                                <w:sz w:val="24"/>
                                <w:szCs w:val="24"/>
                                <w:rPrChange w:id="777" w:author="Mai Văn Chánh" w:date="2021-03-30T22:41:00Z">
                                  <w:rPr>
                                    <w:rFonts w:ascii="Times New Roman" w:hAnsi="Times New Roman"/>
                                    <w:noProof/>
                                    <w:color w:val="000000" w:themeColor="text1"/>
                                    <w:sz w:val="26"/>
                                    <w:szCs w:val="26"/>
                                  </w:rPr>
                                </w:rPrChange>
                              </w:rPr>
                            </w:pPr>
                            <w:bookmarkStart w:id="778" w:name="_Toc67992653"/>
                            <w:bookmarkStart w:id="779" w:name="_Toc68038121"/>
                            <w:r w:rsidRPr="00020A75">
                              <w:rPr>
                                <w:sz w:val="24"/>
                                <w:szCs w:val="24"/>
                                <w:rPrChange w:id="780" w:author="Mai Văn Chánh" w:date="2021-03-30T22:41:00Z">
                                  <w:rPr/>
                                </w:rPrChange>
                              </w:rPr>
                              <w:t xml:space="preserve">Hình  </w:t>
                            </w:r>
                            <w:r w:rsidRPr="00020A75">
                              <w:rPr>
                                <w:sz w:val="24"/>
                                <w:szCs w:val="24"/>
                                <w:rPrChange w:id="781" w:author="Mai Văn Chánh" w:date="2021-03-30T22:41:00Z">
                                  <w:rPr/>
                                </w:rPrChange>
                              </w:rPr>
                              <w:fldChar w:fldCharType="begin"/>
                            </w:r>
                            <w:r w:rsidRPr="00020A75">
                              <w:rPr>
                                <w:sz w:val="24"/>
                                <w:szCs w:val="24"/>
                                <w:rPrChange w:id="782" w:author="Mai Văn Chánh" w:date="2021-03-30T22:41:00Z">
                                  <w:rPr/>
                                </w:rPrChange>
                              </w:rPr>
                              <w:instrText xml:space="preserve"> SEQ Hình_ \* ARABIC </w:instrText>
                            </w:r>
                            <w:r w:rsidRPr="00020A75">
                              <w:rPr>
                                <w:sz w:val="24"/>
                                <w:szCs w:val="24"/>
                                <w:rPrChange w:id="783" w:author="Mai Văn Chánh" w:date="2021-03-30T22:41:00Z">
                                  <w:rPr/>
                                </w:rPrChange>
                              </w:rPr>
                              <w:fldChar w:fldCharType="separate"/>
                            </w:r>
                            <w:ins w:id="784" w:author="Mai Văn Chánh" w:date="2021-03-30T22:53:00Z">
                              <w:r>
                                <w:rPr>
                                  <w:noProof/>
                                  <w:sz w:val="24"/>
                                  <w:szCs w:val="24"/>
                                </w:rPr>
                                <w:t>5</w:t>
                              </w:r>
                            </w:ins>
                            <w:del w:id="785" w:author="Mai Văn Chánh" w:date="2021-03-30T22:39:00Z">
                              <w:r w:rsidRPr="00020A75" w:rsidDel="00020A75">
                                <w:rPr>
                                  <w:noProof/>
                                  <w:sz w:val="24"/>
                                  <w:szCs w:val="24"/>
                                  <w:rPrChange w:id="786" w:author="Mai Văn Chánh" w:date="2021-03-30T22:41:00Z">
                                    <w:rPr>
                                      <w:noProof/>
                                    </w:rPr>
                                  </w:rPrChange>
                                </w:rPr>
                                <w:delText>13</w:delText>
                              </w:r>
                            </w:del>
                            <w:r w:rsidRPr="00020A75">
                              <w:rPr>
                                <w:sz w:val="24"/>
                                <w:szCs w:val="24"/>
                                <w:rPrChange w:id="787" w:author="Mai Văn Chánh" w:date="2021-03-30T22:41:00Z">
                                  <w:rPr/>
                                </w:rPrChange>
                              </w:rPr>
                              <w:fldChar w:fldCharType="end"/>
                            </w:r>
                            <w:r w:rsidRPr="00020A75">
                              <w:rPr>
                                <w:sz w:val="24"/>
                                <w:szCs w:val="24"/>
                                <w:rPrChange w:id="788" w:author="Mai Văn Chánh" w:date="2021-03-30T22:41:00Z">
                                  <w:rPr/>
                                </w:rPrChange>
                              </w:rPr>
                              <w:t>:chức năng nhập chi tiêu</w:t>
                            </w:r>
                            <w:bookmarkEnd w:id="778"/>
                            <w:bookmarkEnd w:id="7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3AA958" id="Text Box 27" o:spid="_x0000_s1029" type="#_x0000_t202" style="position:absolute;left:0;text-align:left;margin-left:104.5pt;margin-top:457.45pt;width:243.7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" stroked="f">
                <v:textbox style="mso-fit-shape-to-text:t" inset="0,0,0,0">
                  <w:txbxContent>
                    <w:p w14:paraId="59F03D37" w14:textId="60451117" w:rsidR="009626DD" w:rsidRPr="00020A75" w:rsidRDefault="009626DD" w:rsidP="007F603A">
                      <w:pPr>
                        <w:pStyle w:val="Caption"/>
                        <w:rPr>
                          <w:rFonts w:ascii="Times New Roman" w:hAnsi="Times New Roman"/>
                          <w:noProof/>
                          <w:color w:val="000000" w:themeColor="text1"/>
                          <w:sz w:val="24"/>
                          <w:szCs w:val="24"/>
                          <w:rPrChange w:id="789" w:author="Mai Văn Chánh" w:date="2021-03-30T22:41:00Z">
                            <w:rPr>
                              <w:rFonts w:ascii="Times New Roman" w:hAnsi="Times New Roman"/>
                              <w:noProof/>
                              <w:color w:val="000000" w:themeColor="text1"/>
                              <w:sz w:val="26"/>
                              <w:szCs w:val="26"/>
                            </w:rPr>
                          </w:rPrChange>
                        </w:rPr>
                      </w:pPr>
                      <w:bookmarkStart w:id="790" w:name="_Toc67992653"/>
                      <w:bookmarkStart w:id="791" w:name="_Toc68038121"/>
                      <w:r w:rsidRPr="00020A75">
                        <w:rPr>
                          <w:sz w:val="24"/>
                          <w:szCs w:val="24"/>
                          <w:rPrChange w:id="792" w:author="Mai Văn Chánh" w:date="2021-03-30T22:41:00Z">
                            <w:rPr/>
                          </w:rPrChange>
                        </w:rPr>
                        <w:t xml:space="preserve">Hình  </w:t>
                      </w:r>
                      <w:r w:rsidRPr="00020A75">
                        <w:rPr>
                          <w:sz w:val="24"/>
                          <w:szCs w:val="24"/>
                          <w:rPrChange w:id="793" w:author="Mai Văn Chánh" w:date="2021-03-30T22:41:00Z">
                            <w:rPr/>
                          </w:rPrChange>
                        </w:rPr>
                        <w:fldChar w:fldCharType="begin"/>
                      </w:r>
                      <w:r w:rsidRPr="00020A75">
                        <w:rPr>
                          <w:sz w:val="24"/>
                          <w:szCs w:val="24"/>
                          <w:rPrChange w:id="794" w:author="Mai Văn Chánh" w:date="2021-03-30T22:41:00Z">
                            <w:rPr/>
                          </w:rPrChange>
                        </w:rPr>
                        <w:instrText xml:space="preserve"> SEQ Hình_ \* ARABIC </w:instrText>
                      </w:r>
                      <w:r w:rsidRPr="00020A75">
                        <w:rPr>
                          <w:sz w:val="24"/>
                          <w:szCs w:val="24"/>
                          <w:rPrChange w:id="795" w:author="Mai Văn Chánh" w:date="2021-03-30T22:41:00Z">
                            <w:rPr/>
                          </w:rPrChange>
                        </w:rPr>
                        <w:fldChar w:fldCharType="separate"/>
                      </w:r>
                      <w:ins w:id="796" w:author="Mai Văn Chánh" w:date="2021-03-30T22:53:00Z">
                        <w:r>
                          <w:rPr>
                            <w:noProof/>
                            <w:sz w:val="24"/>
                            <w:szCs w:val="24"/>
                          </w:rPr>
                          <w:t>5</w:t>
                        </w:r>
                      </w:ins>
                      <w:del w:id="797" w:author="Mai Văn Chánh" w:date="2021-03-30T22:39:00Z">
                        <w:r w:rsidRPr="00020A75" w:rsidDel="00020A75">
                          <w:rPr>
                            <w:noProof/>
                            <w:sz w:val="24"/>
                            <w:szCs w:val="24"/>
                            <w:rPrChange w:id="798" w:author="Mai Văn Chánh" w:date="2021-03-30T22:41:00Z">
                              <w:rPr>
                                <w:noProof/>
                              </w:rPr>
                            </w:rPrChange>
                          </w:rPr>
                          <w:delText>13</w:delText>
                        </w:r>
                      </w:del>
                      <w:r w:rsidRPr="00020A75">
                        <w:rPr>
                          <w:sz w:val="24"/>
                          <w:szCs w:val="24"/>
                          <w:rPrChange w:id="799" w:author="Mai Văn Chánh" w:date="2021-03-30T22:41:00Z">
                            <w:rPr/>
                          </w:rPrChange>
                        </w:rPr>
                        <w:fldChar w:fldCharType="end"/>
                      </w:r>
                      <w:r w:rsidRPr="00020A75">
                        <w:rPr>
                          <w:sz w:val="24"/>
                          <w:szCs w:val="24"/>
                          <w:rPrChange w:id="800" w:author="Mai Văn Chánh" w:date="2021-03-30T22:41:00Z">
                            <w:rPr/>
                          </w:rPrChange>
                        </w:rPr>
                        <w:t>:chức năng nhập chi tiêu</w:t>
                      </w:r>
                      <w:bookmarkEnd w:id="790"/>
                      <w:bookmarkEnd w:id="791"/>
                    </w:p>
                  </w:txbxContent>
                </v:textbox>
                <w10:wrap type="topAndBottom"/>
              </v:shape>
            </w:pict>
          </mc:Fallback>
        </mc:AlternateContent>
      </w:r>
      <w:r>
        <w:rPr>
          <w:rFonts w:ascii="Times New Roman" w:hAnsi="Times New Roman"/>
          <w:color w:val="000000" w:themeColor="text1"/>
          <w:sz w:val="26"/>
          <w:szCs w:val="26"/>
          <w:lang w:val="vi-VN"/>
        </w:rPr>
        <w:t>Giao diện chức năng nhập khoản chi tiêu</w:t>
      </w:r>
    </w:p>
    <w:p w14:paraId="0AF21077" w14:textId="77777777" w:rsidR="007F603A" w:rsidRDefault="007F603A" w:rsidP="007F603A">
      <w:pPr>
        <w:spacing w:line="312" w:lineRule="auto"/>
        <w:ind w:left="2160" w:firstLine="720"/>
        <w:rPr>
          <w:rFonts w:ascii="Times New Roman" w:hAnsi="Times New Roman"/>
          <w:color w:val="000000" w:themeColor="text1"/>
          <w:sz w:val="26"/>
          <w:szCs w:val="26"/>
          <w:lang w:val="vi-VN"/>
        </w:rPr>
      </w:pPr>
    </w:p>
    <w:p w14:paraId="3B4269F2" w14:textId="77777777" w:rsidR="007F603A" w:rsidRDefault="007F603A" w:rsidP="007F603A">
      <w:pPr>
        <w:spacing w:line="312" w:lineRule="auto"/>
        <w:ind w:left="-1020" w:firstLine="720"/>
        <w:jc w:val="center"/>
        <w:rPr>
          <w:rFonts w:ascii="Times New Roman" w:hAnsi="Times New Roman"/>
          <w:color w:val="000000" w:themeColor="text1"/>
          <w:sz w:val="26"/>
          <w:szCs w:val="26"/>
          <w:lang w:val="vi-VN"/>
        </w:rPr>
      </w:pPr>
    </w:p>
    <w:p w14:paraId="7DE72C6C" w14:textId="77777777" w:rsidR="007F603A" w:rsidRDefault="007F603A" w:rsidP="007F603A">
      <w:pPr>
        <w:pStyle w:val="ListParagraph"/>
        <w:numPr>
          <w:ilvl w:val="1"/>
          <w:numId w:val="3"/>
        </w:numPr>
        <w:spacing w:after="0" w:line="312" w:lineRule="auto"/>
        <w:outlineLvl w:val="2"/>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br w:type="page"/>
      </w:r>
      <w:bookmarkStart w:id="801" w:name="_Toc58674965"/>
      <w:bookmarkStart w:id="802" w:name="_Toc58792988"/>
      <w:bookmarkStart w:id="803" w:name="_Toc67992630"/>
      <w:bookmarkStart w:id="804" w:name="_Toc68038636"/>
      <w:r>
        <w:rPr>
          <w:color w:val="000000" w:themeColor="text1"/>
          <w:sz w:val="26"/>
          <w:szCs w:val="26"/>
          <w:lang w:val="vi-VN"/>
        </w:rPr>
        <w:lastRenderedPageBreak/>
        <w:t>Hiện thực chức năng nhập khoản thu nhập</w:t>
      </w:r>
      <w:bookmarkEnd w:id="801"/>
      <w:bookmarkEnd w:id="802"/>
      <w:bookmarkEnd w:id="803"/>
      <w:bookmarkEnd w:id="804"/>
    </w:p>
    <w:p w14:paraId="28A01E53" w14:textId="77777777"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Mục đích: nhập khoản thu nhập.</w:t>
      </w:r>
    </w:p>
    <w:p w14:paraId="21B82FFE" w14:textId="77777777" w:rsidR="007F603A" w:rsidRDefault="007F603A" w:rsidP="007F603A">
      <w:pPr>
        <w:pStyle w:val="ListParagraph"/>
        <w:numPr>
          <w:ilvl w:val="0"/>
          <w:numId w:val="5"/>
        </w:numPr>
        <w:spacing w:after="0" w:line="312" w:lineRule="auto"/>
        <w:ind w:left="1834"/>
        <w:rPr>
          <w:color w:val="000000" w:themeColor="text1"/>
          <w:sz w:val="26"/>
          <w:szCs w:val="26"/>
          <w:lang w:val="vi-VN"/>
        </w:rPr>
      </w:pPr>
      <w:r>
        <w:rPr>
          <w:color w:val="000000" w:themeColor="text1"/>
          <w:sz w:val="26"/>
          <w:szCs w:val="26"/>
          <w:lang w:val="vi-VN"/>
        </w:rPr>
        <w:t>Chức năng: Cho phép người dùng nhập các khoản thu nhập.</w:t>
      </w:r>
    </w:p>
    <w:p w14:paraId="3215F4F2" w14:textId="77777777" w:rsidR="007F603A" w:rsidRDefault="007F603A" w:rsidP="007F603A">
      <w:pPr>
        <w:spacing w:line="312" w:lineRule="auto"/>
        <w:ind w:left="2880"/>
        <w:rPr>
          <w:rFonts w:ascii="Times New Roman" w:hAnsi="Times New Roman"/>
          <w:color w:val="000000" w:themeColor="text1"/>
          <w:sz w:val="26"/>
          <w:szCs w:val="26"/>
          <w:lang w:val="vi-VN"/>
        </w:rPr>
      </w:pPr>
    </w:p>
    <w:p w14:paraId="0F62C14F" w14:textId="77777777" w:rsidR="007F603A" w:rsidRDefault="007F603A" w:rsidP="007F603A">
      <w:pPr>
        <w:spacing w:line="312" w:lineRule="auto"/>
        <w:ind w:left="2160"/>
        <w:jc w:val="center"/>
        <w:rPr>
          <w:rFonts w:ascii="Times New Roman" w:hAnsi="Times New Roman"/>
          <w:color w:val="000000" w:themeColor="text1"/>
          <w:sz w:val="26"/>
          <w:szCs w:val="26"/>
          <w:lang w:val="vi-VN"/>
        </w:rPr>
      </w:pPr>
    </w:p>
    <w:p w14:paraId="5A9E9B8F" w14:textId="77777777" w:rsidR="007F603A" w:rsidRDefault="007F603A" w:rsidP="007F603A">
      <w:pPr>
        <w:spacing w:line="312" w:lineRule="auto"/>
        <w:ind w:left="1474" w:firstLine="72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Giao diện chức năng nhập thêm khoản thu nhập</w:t>
      </w:r>
    </w:p>
    <w:p w14:paraId="11C2AF11" w14:textId="77777777" w:rsidR="007F603A" w:rsidRDefault="007F603A" w:rsidP="007F603A">
      <w:pPr>
        <w:spacing w:line="312" w:lineRule="auto"/>
        <w:ind w:left="2160" w:firstLine="720"/>
        <w:rPr>
          <w:rFonts w:ascii="Times New Roman" w:hAnsi="Times New Roman"/>
          <w:color w:val="000000" w:themeColor="text1"/>
          <w:sz w:val="26"/>
          <w:szCs w:val="26"/>
          <w:lang w:val="vi-VN"/>
        </w:rPr>
      </w:pPr>
    </w:p>
    <w:p w14:paraId="74C2EB26" w14:textId="2103AD76" w:rsidR="007F603A" w:rsidRDefault="007F603A" w:rsidP="007F603A">
      <w:pPr>
        <w:keepNext/>
        <w:spacing w:line="312" w:lineRule="auto"/>
        <w:ind w:left="-1020" w:firstLine="720"/>
        <w:jc w:val="center"/>
        <w:rPr>
          <w:rFonts w:ascii="Calibri" w:hAnsi="Calibri"/>
        </w:rPr>
      </w:pPr>
      <w:r>
        <w:rPr>
          <w:rFonts w:ascii="Times New Roman" w:hAnsi="Times New Roman"/>
          <w:noProof/>
          <w:color w:val="000000" w:themeColor="text1"/>
          <w:sz w:val="26"/>
          <w:szCs w:val="26"/>
        </w:rPr>
        <w:drawing>
          <wp:inline distT="0" distB="0" distL="0" distR="0" wp14:anchorId="1130A79F" wp14:editId="08A4454F">
            <wp:extent cx="3019425" cy="538289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5382895"/>
                    </a:xfrm>
                    <a:prstGeom prst="rect">
                      <a:avLst/>
                    </a:prstGeom>
                    <a:noFill/>
                    <a:ln>
                      <a:noFill/>
                    </a:ln>
                  </pic:spPr>
                </pic:pic>
              </a:graphicData>
            </a:graphic>
          </wp:inline>
        </w:drawing>
      </w:r>
    </w:p>
    <w:p w14:paraId="74C4180C" w14:textId="4A0428DC" w:rsidR="007F603A" w:rsidRPr="00020A75" w:rsidRDefault="007F603A" w:rsidP="007F603A">
      <w:pPr>
        <w:pStyle w:val="Caption"/>
        <w:jc w:val="center"/>
        <w:rPr>
          <w:rFonts w:ascii="Times New Roman" w:hAnsi="Times New Roman"/>
          <w:color w:val="000000" w:themeColor="text1"/>
          <w:sz w:val="24"/>
          <w:szCs w:val="24"/>
          <w:rPrChange w:id="805" w:author="Mai Văn Chánh" w:date="2021-03-30T22:41:00Z">
            <w:rPr>
              <w:rFonts w:ascii="Times New Roman" w:hAnsi="Times New Roman"/>
              <w:color w:val="000000" w:themeColor="text1"/>
              <w:sz w:val="26"/>
              <w:szCs w:val="26"/>
            </w:rPr>
          </w:rPrChange>
        </w:rPr>
      </w:pPr>
      <w:bookmarkStart w:id="806" w:name="_Toc67992654"/>
      <w:bookmarkStart w:id="807" w:name="_Toc68038122"/>
      <w:r w:rsidRPr="00020A75">
        <w:rPr>
          <w:sz w:val="24"/>
          <w:szCs w:val="24"/>
          <w:rPrChange w:id="808" w:author="Mai Văn Chánh" w:date="2021-03-30T22:41:00Z">
            <w:rPr/>
          </w:rPrChange>
        </w:rPr>
        <w:t xml:space="preserve">Hình  </w:t>
      </w:r>
      <w:r w:rsidRPr="00020A75">
        <w:rPr>
          <w:sz w:val="24"/>
          <w:szCs w:val="24"/>
          <w:rPrChange w:id="809" w:author="Mai Văn Chánh" w:date="2021-03-30T22:41:00Z">
            <w:rPr/>
          </w:rPrChange>
        </w:rPr>
        <w:fldChar w:fldCharType="begin"/>
      </w:r>
      <w:r w:rsidRPr="00020A75">
        <w:rPr>
          <w:sz w:val="24"/>
          <w:szCs w:val="24"/>
          <w:rPrChange w:id="810" w:author="Mai Văn Chánh" w:date="2021-03-30T22:41:00Z">
            <w:rPr/>
          </w:rPrChange>
        </w:rPr>
        <w:instrText xml:space="preserve"> SEQ Hình_ \* ARABIC </w:instrText>
      </w:r>
      <w:r w:rsidRPr="00020A75">
        <w:rPr>
          <w:sz w:val="24"/>
          <w:szCs w:val="24"/>
          <w:rPrChange w:id="811" w:author="Mai Văn Chánh" w:date="2021-03-30T22:41:00Z">
            <w:rPr/>
          </w:rPrChange>
        </w:rPr>
        <w:fldChar w:fldCharType="separate"/>
      </w:r>
      <w:ins w:id="812" w:author="Mai Văn Chánh" w:date="2021-03-30T22:53:00Z">
        <w:r w:rsidR="00485B6B">
          <w:rPr>
            <w:noProof/>
            <w:sz w:val="24"/>
            <w:szCs w:val="24"/>
          </w:rPr>
          <w:t>6</w:t>
        </w:r>
      </w:ins>
      <w:del w:id="813" w:author="Mai Văn Chánh" w:date="2021-03-30T22:39:00Z">
        <w:r w:rsidRPr="00020A75" w:rsidDel="00020A75">
          <w:rPr>
            <w:noProof/>
            <w:sz w:val="24"/>
            <w:szCs w:val="24"/>
            <w:rPrChange w:id="814" w:author="Mai Văn Chánh" w:date="2021-03-30T22:41:00Z">
              <w:rPr>
                <w:noProof/>
              </w:rPr>
            </w:rPrChange>
          </w:rPr>
          <w:delText>14</w:delText>
        </w:r>
      </w:del>
      <w:r w:rsidRPr="00020A75">
        <w:rPr>
          <w:sz w:val="24"/>
          <w:szCs w:val="24"/>
          <w:rPrChange w:id="815" w:author="Mai Văn Chánh" w:date="2021-03-30T22:41:00Z">
            <w:rPr/>
          </w:rPrChange>
        </w:rPr>
        <w:fldChar w:fldCharType="end"/>
      </w:r>
      <w:r w:rsidRPr="00020A75">
        <w:rPr>
          <w:sz w:val="24"/>
          <w:szCs w:val="24"/>
          <w:rPrChange w:id="816" w:author="Mai Văn Chánh" w:date="2021-03-30T22:41:00Z">
            <w:rPr/>
          </w:rPrChange>
        </w:rPr>
        <w:t>:chức năng nhập khoản thu</w:t>
      </w:r>
      <w:bookmarkEnd w:id="806"/>
      <w:bookmarkEnd w:id="807"/>
    </w:p>
    <w:p w14:paraId="21DB7F52" w14:textId="77777777" w:rsidR="007F603A" w:rsidRDefault="007F603A" w:rsidP="007F603A">
      <w:pPr>
        <w:pStyle w:val="Caption"/>
        <w:spacing w:line="312" w:lineRule="auto"/>
        <w:jc w:val="center"/>
        <w:rPr>
          <w:rFonts w:ascii="Times New Roman" w:hAnsi="Times New Roman"/>
          <w:color w:val="000000" w:themeColor="text1"/>
          <w:sz w:val="26"/>
          <w:szCs w:val="26"/>
          <w:lang w:val="vi-VN"/>
        </w:rPr>
      </w:pPr>
    </w:p>
    <w:p w14:paraId="7CB0231C" w14:textId="77777777" w:rsidR="007F603A" w:rsidRDefault="007F603A" w:rsidP="007F603A">
      <w:pPr>
        <w:spacing w:line="312" w:lineRule="auto"/>
        <w:ind w:left="-1020" w:firstLine="720"/>
        <w:jc w:val="center"/>
        <w:rPr>
          <w:rFonts w:ascii="Times New Roman" w:hAnsi="Times New Roman"/>
          <w:color w:val="000000" w:themeColor="text1"/>
          <w:sz w:val="26"/>
          <w:szCs w:val="26"/>
          <w:lang w:val="vi-VN"/>
        </w:rPr>
      </w:pPr>
    </w:p>
    <w:p w14:paraId="0C3FDD77" w14:textId="77777777" w:rsidR="007F603A" w:rsidRDefault="007F603A" w:rsidP="007F603A">
      <w:pPr>
        <w:pStyle w:val="CHNG"/>
        <w:spacing w:line="312" w:lineRule="auto"/>
        <w:jc w:val="left"/>
        <w:rPr>
          <w:rFonts w:ascii="Times New Roman" w:hAnsi="Times New Roman" w:cs="Times New Roman"/>
          <w:color w:val="000000" w:themeColor="text1"/>
          <w:sz w:val="26"/>
          <w:szCs w:val="26"/>
          <w:lang w:val="vi-VN"/>
        </w:rPr>
      </w:pPr>
      <w:r>
        <w:rPr>
          <w:rFonts w:ascii="Times New Roman" w:hAnsi="Times New Roman"/>
          <w:b w:val="0"/>
          <w:bCs w:val="0"/>
          <w:color w:val="000000" w:themeColor="text1"/>
          <w:sz w:val="26"/>
          <w:szCs w:val="26"/>
          <w:lang w:val="vi-VN"/>
        </w:rPr>
        <w:br w:type="page"/>
      </w:r>
    </w:p>
    <w:p w14:paraId="091FCE1D" w14:textId="77777777" w:rsidR="007F603A" w:rsidRDefault="007F603A" w:rsidP="007F603A">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817" w:name="_Toc58674967"/>
      <w:bookmarkStart w:id="818" w:name="_Toc58792990"/>
      <w:bookmarkStart w:id="819" w:name="_Toc67992631"/>
      <w:bookmarkStart w:id="820" w:name="_Hlk58661594"/>
      <w:bookmarkStart w:id="821" w:name="_Toc68038637"/>
      <w:r>
        <w:rPr>
          <w:color w:val="000000" w:themeColor="text1"/>
          <w:sz w:val="26"/>
          <w:szCs w:val="26"/>
          <w:lang w:val="vi-VN"/>
        </w:rPr>
        <w:lastRenderedPageBreak/>
        <w:t xml:space="preserve">Hiện thực chức năng </w:t>
      </w:r>
      <w:bookmarkEnd w:id="817"/>
      <w:bookmarkEnd w:id="818"/>
      <w:r>
        <w:rPr>
          <w:color w:val="000000" w:themeColor="text1"/>
          <w:sz w:val="26"/>
          <w:szCs w:val="26"/>
        </w:rPr>
        <w:t>quản lý danh sách chi tiết thu chi</w:t>
      </w:r>
      <w:bookmarkEnd w:id="819"/>
      <w:bookmarkEnd w:id="821"/>
    </w:p>
    <w:p w14:paraId="2432E4A3"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Mục đích: Người dùng xem </w:t>
      </w:r>
      <w:r>
        <w:rPr>
          <w:sz w:val="26"/>
          <w:szCs w:val="26"/>
        </w:rPr>
        <w:t>chỉnh sửa xóa</w:t>
      </w:r>
      <w:r>
        <w:rPr>
          <w:sz w:val="26"/>
          <w:szCs w:val="26"/>
          <w:lang w:val="vi-VN"/>
        </w:rPr>
        <w:t xml:space="preserve"> các khoản</w:t>
      </w:r>
      <w:r>
        <w:rPr>
          <w:sz w:val="26"/>
          <w:szCs w:val="26"/>
        </w:rPr>
        <w:t xml:space="preserve"> thu</w:t>
      </w:r>
      <w:r>
        <w:rPr>
          <w:sz w:val="26"/>
          <w:szCs w:val="26"/>
          <w:lang w:val="vi-VN"/>
        </w:rPr>
        <w:t xml:space="preserve"> chi </w:t>
      </w:r>
    </w:p>
    <w:p w14:paraId="4F79FA3C"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Chức năng: Cung cấp thông tin khoản chi trong </w:t>
      </w:r>
      <w:r>
        <w:rPr>
          <w:sz w:val="26"/>
          <w:szCs w:val="26"/>
        </w:rPr>
        <w:t>thời gian</w:t>
      </w:r>
      <w:r>
        <w:rPr>
          <w:sz w:val="26"/>
          <w:szCs w:val="26"/>
          <w:lang w:val="vi-VN"/>
        </w:rPr>
        <w:t>.</w:t>
      </w:r>
    </w:p>
    <w:p w14:paraId="1581B268" w14:textId="77777777" w:rsidR="007F603A" w:rsidRDefault="007F603A" w:rsidP="007F603A">
      <w:pPr>
        <w:pStyle w:val="ListParagraph"/>
        <w:ind w:left="1800"/>
        <w:rPr>
          <w:sz w:val="26"/>
          <w:szCs w:val="26"/>
          <w:lang w:val="vi-VN"/>
        </w:rPr>
      </w:pPr>
    </w:p>
    <w:p w14:paraId="2BA5F4C2" w14:textId="127A7676" w:rsidR="007F603A" w:rsidRDefault="007F603A" w:rsidP="007F603A">
      <w:pPr>
        <w:spacing w:line="312" w:lineRule="auto"/>
        <w:ind w:left="2160" w:firstLine="720"/>
        <w:rPr>
          <w:color w:val="000000" w:themeColor="text1"/>
          <w:sz w:val="26"/>
          <w:szCs w:val="26"/>
        </w:rPr>
      </w:pPr>
      <w:r>
        <w:rPr>
          <w:noProof/>
        </w:rPr>
        <w:drawing>
          <wp:anchor distT="0" distB="0" distL="114300" distR="114300" simplePos="0" relativeHeight="251663360" behindDoc="0" locked="0" layoutInCell="1" allowOverlap="1" wp14:anchorId="3C7F5F86" wp14:editId="0C1165C9">
            <wp:simplePos x="0" y="0"/>
            <wp:positionH relativeFrom="column">
              <wp:posOffset>672465</wp:posOffset>
            </wp:positionH>
            <wp:positionV relativeFrom="paragraph">
              <wp:posOffset>332740</wp:posOffset>
            </wp:positionV>
            <wp:extent cx="4067175" cy="7098030"/>
            <wp:effectExtent l="0" t="0" r="952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70980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olor w:val="000000" w:themeColor="text1"/>
          <w:sz w:val="26"/>
          <w:szCs w:val="26"/>
          <w:lang w:val="vi-VN"/>
        </w:rPr>
        <w:t xml:space="preserve">Giao diện chức năng </w:t>
      </w:r>
      <w:r>
        <w:rPr>
          <w:color w:val="000000" w:themeColor="text1"/>
          <w:sz w:val="26"/>
          <w:szCs w:val="26"/>
        </w:rPr>
        <w:t>quản lý danh sách chi tiết thu chi</w:t>
      </w:r>
    </w:p>
    <w:p w14:paraId="18AB7A11" w14:textId="77777777" w:rsidR="007F603A" w:rsidRDefault="007F603A" w:rsidP="007F603A">
      <w:pPr>
        <w:keepNext/>
        <w:spacing w:line="312" w:lineRule="auto"/>
        <w:ind w:left="2160" w:firstLine="720"/>
      </w:pPr>
    </w:p>
    <w:p w14:paraId="05768B83" w14:textId="1482A972" w:rsidR="007F603A" w:rsidRPr="00020A75" w:rsidRDefault="007F603A" w:rsidP="007F603A">
      <w:pPr>
        <w:pStyle w:val="Caption"/>
        <w:jc w:val="center"/>
        <w:rPr>
          <w:sz w:val="24"/>
          <w:szCs w:val="24"/>
          <w:rPrChange w:id="822" w:author="Mai Văn Chánh" w:date="2021-03-30T22:41:00Z">
            <w:rPr/>
          </w:rPrChange>
        </w:rPr>
      </w:pPr>
      <w:bookmarkStart w:id="823" w:name="_Toc67992655"/>
      <w:bookmarkStart w:id="824" w:name="_Toc68038123"/>
      <w:r w:rsidRPr="00020A75">
        <w:rPr>
          <w:sz w:val="24"/>
          <w:szCs w:val="24"/>
          <w:rPrChange w:id="825" w:author="Mai Văn Chánh" w:date="2021-03-30T22:41:00Z">
            <w:rPr/>
          </w:rPrChange>
        </w:rPr>
        <w:t xml:space="preserve">Hình  </w:t>
      </w:r>
      <w:r w:rsidRPr="00020A75">
        <w:rPr>
          <w:sz w:val="24"/>
          <w:szCs w:val="24"/>
          <w:rPrChange w:id="826" w:author="Mai Văn Chánh" w:date="2021-03-30T22:41:00Z">
            <w:rPr/>
          </w:rPrChange>
        </w:rPr>
        <w:fldChar w:fldCharType="begin"/>
      </w:r>
      <w:r w:rsidRPr="00020A75">
        <w:rPr>
          <w:sz w:val="24"/>
          <w:szCs w:val="24"/>
          <w:rPrChange w:id="827" w:author="Mai Văn Chánh" w:date="2021-03-30T22:41:00Z">
            <w:rPr/>
          </w:rPrChange>
        </w:rPr>
        <w:instrText xml:space="preserve"> SEQ Hình_ \* ARABIC </w:instrText>
      </w:r>
      <w:r w:rsidRPr="00020A75">
        <w:rPr>
          <w:sz w:val="24"/>
          <w:szCs w:val="24"/>
          <w:rPrChange w:id="828" w:author="Mai Văn Chánh" w:date="2021-03-30T22:41:00Z">
            <w:rPr/>
          </w:rPrChange>
        </w:rPr>
        <w:fldChar w:fldCharType="separate"/>
      </w:r>
      <w:ins w:id="829" w:author="Mai Văn Chánh" w:date="2021-03-30T22:53:00Z">
        <w:r w:rsidR="00485B6B">
          <w:rPr>
            <w:noProof/>
            <w:sz w:val="24"/>
            <w:szCs w:val="24"/>
          </w:rPr>
          <w:t>7</w:t>
        </w:r>
      </w:ins>
      <w:del w:id="830" w:author="Mai Văn Chánh" w:date="2021-03-30T22:39:00Z">
        <w:r w:rsidRPr="00020A75" w:rsidDel="00020A75">
          <w:rPr>
            <w:noProof/>
            <w:sz w:val="24"/>
            <w:szCs w:val="24"/>
            <w:rPrChange w:id="831" w:author="Mai Văn Chánh" w:date="2021-03-30T22:41:00Z">
              <w:rPr>
                <w:noProof/>
              </w:rPr>
            </w:rPrChange>
          </w:rPr>
          <w:delText>15</w:delText>
        </w:r>
      </w:del>
      <w:r w:rsidRPr="00020A75">
        <w:rPr>
          <w:sz w:val="24"/>
          <w:szCs w:val="24"/>
          <w:rPrChange w:id="832" w:author="Mai Văn Chánh" w:date="2021-03-30T22:41:00Z">
            <w:rPr/>
          </w:rPrChange>
        </w:rPr>
        <w:fldChar w:fldCharType="end"/>
      </w:r>
      <w:r w:rsidRPr="00020A75">
        <w:rPr>
          <w:sz w:val="24"/>
          <w:szCs w:val="24"/>
          <w:rPrChange w:id="833" w:author="Mai Văn Chánh" w:date="2021-03-30T22:41:00Z">
            <w:rPr/>
          </w:rPrChange>
        </w:rPr>
        <w:t>:Quản lý danh sách chi tiết thu chi</w:t>
      </w:r>
      <w:bookmarkEnd w:id="823"/>
      <w:bookmarkEnd w:id="824"/>
    </w:p>
    <w:p w14:paraId="2FD2CFF2" w14:textId="77777777" w:rsidR="007F603A" w:rsidRDefault="007F603A" w:rsidP="007F603A"/>
    <w:p w14:paraId="458048F6" w14:textId="77777777" w:rsidR="007F603A" w:rsidRDefault="007F603A" w:rsidP="007F603A">
      <w:pPr>
        <w:pStyle w:val="ListParagraph"/>
        <w:numPr>
          <w:ilvl w:val="1"/>
          <w:numId w:val="3"/>
        </w:numPr>
        <w:spacing w:after="0" w:line="312" w:lineRule="auto"/>
        <w:outlineLvl w:val="2"/>
        <w:rPr>
          <w:color w:val="000000" w:themeColor="text1"/>
          <w:sz w:val="26"/>
          <w:szCs w:val="26"/>
          <w:lang w:val="vi-VN"/>
        </w:rPr>
      </w:pPr>
      <w:bookmarkStart w:id="834" w:name="_Toc67992632"/>
      <w:bookmarkStart w:id="835" w:name="_Toc68038638"/>
      <w:r>
        <w:rPr>
          <w:color w:val="000000" w:themeColor="text1"/>
          <w:sz w:val="26"/>
          <w:szCs w:val="26"/>
          <w:lang w:val="vi-VN"/>
        </w:rPr>
        <w:t xml:space="preserve">Hiện thực chức năng </w:t>
      </w:r>
      <w:r>
        <w:rPr>
          <w:color w:val="000000" w:themeColor="text1"/>
          <w:sz w:val="26"/>
          <w:szCs w:val="26"/>
        </w:rPr>
        <w:t>quản lý chi tiết thu chi</w:t>
      </w:r>
      <w:bookmarkEnd w:id="834"/>
      <w:bookmarkEnd w:id="835"/>
    </w:p>
    <w:p w14:paraId="657BDB3C"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Mục đích: Người dùng </w:t>
      </w:r>
      <w:r>
        <w:rPr>
          <w:sz w:val="26"/>
          <w:szCs w:val="26"/>
        </w:rPr>
        <w:t>chi tiết</w:t>
      </w:r>
      <w:r>
        <w:rPr>
          <w:sz w:val="26"/>
          <w:szCs w:val="26"/>
          <w:lang w:val="vi-VN"/>
        </w:rPr>
        <w:t xml:space="preserve"> khoản</w:t>
      </w:r>
      <w:r>
        <w:rPr>
          <w:sz w:val="26"/>
          <w:szCs w:val="26"/>
        </w:rPr>
        <w:t xml:space="preserve"> thu</w:t>
      </w:r>
      <w:r>
        <w:rPr>
          <w:sz w:val="26"/>
          <w:szCs w:val="26"/>
          <w:lang w:val="vi-VN"/>
        </w:rPr>
        <w:t xml:space="preserve"> chi </w:t>
      </w:r>
    </w:p>
    <w:p w14:paraId="5B966CC7"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Chức năng: Cung cấp thông tin </w:t>
      </w:r>
      <w:r>
        <w:rPr>
          <w:sz w:val="26"/>
          <w:szCs w:val="26"/>
        </w:rPr>
        <w:t>cho người dùng xem</w:t>
      </w:r>
    </w:p>
    <w:p w14:paraId="34D80248" w14:textId="77777777" w:rsidR="007F603A" w:rsidRDefault="007F603A" w:rsidP="007F603A">
      <w:pPr>
        <w:pStyle w:val="ListParagraph"/>
        <w:ind w:left="1800"/>
        <w:rPr>
          <w:sz w:val="26"/>
          <w:szCs w:val="26"/>
          <w:lang w:val="vi-VN"/>
        </w:rPr>
      </w:pPr>
    </w:p>
    <w:p w14:paraId="5DDC64E3" w14:textId="16E263D2" w:rsidR="007F603A" w:rsidRDefault="007F603A" w:rsidP="007F603A">
      <w:pPr>
        <w:spacing w:line="312" w:lineRule="auto"/>
        <w:ind w:left="2160" w:firstLine="720"/>
        <w:rPr>
          <w:color w:val="000000" w:themeColor="text1"/>
          <w:sz w:val="26"/>
          <w:szCs w:val="26"/>
        </w:rPr>
      </w:pPr>
      <w:r>
        <w:rPr>
          <w:noProof/>
        </w:rPr>
        <w:drawing>
          <wp:anchor distT="0" distB="0" distL="114300" distR="114300" simplePos="0" relativeHeight="251664384" behindDoc="0" locked="0" layoutInCell="1" allowOverlap="1" wp14:anchorId="7D806740" wp14:editId="2E1C8335">
            <wp:simplePos x="0" y="0"/>
            <wp:positionH relativeFrom="page">
              <wp:align>center</wp:align>
            </wp:positionH>
            <wp:positionV relativeFrom="paragraph">
              <wp:posOffset>313690</wp:posOffset>
            </wp:positionV>
            <wp:extent cx="3954780" cy="714375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71437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4205FEB5" wp14:editId="48B0E93B">
                <wp:simplePos x="0" y="0"/>
                <wp:positionH relativeFrom="column">
                  <wp:posOffset>1377315</wp:posOffset>
                </wp:positionH>
                <wp:positionV relativeFrom="paragraph">
                  <wp:posOffset>7533640</wp:posOffset>
                </wp:positionV>
                <wp:extent cx="3954780" cy="276225"/>
                <wp:effectExtent l="0" t="0" r="7620" b="0"/>
                <wp:wrapTopAndBottom/>
                <wp:docPr id="24" name="Text Box 24"/>
                <wp:cNvGraphicFramePr/>
                <a:graphic xmlns:a="http://schemas.openxmlformats.org/drawingml/2006/main">
                  <a:graphicData uri="http://schemas.microsoft.com/office/word/2010/wordprocessingShape">
                    <wps:wsp>
                      <wps:cNvSpPr txBox="1"/>
                      <wps:spPr>
                        <a:xfrm>
                          <a:off x="0" y="0"/>
                          <a:ext cx="3954780" cy="266700"/>
                        </a:xfrm>
                        <a:prstGeom prst="rect">
                          <a:avLst/>
                        </a:prstGeom>
                        <a:solidFill>
                          <a:prstClr val="white"/>
                        </a:solidFill>
                        <a:ln>
                          <a:noFill/>
                        </a:ln>
                      </wps:spPr>
                      <wps:txbx>
                        <w:txbxContent>
                          <w:p w14:paraId="10479135" w14:textId="4C28C080" w:rsidR="009626DD" w:rsidRPr="00020A75" w:rsidRDefault="009626DD" w:rsidP="007F603A">
                            <w:pPr>
                              <w:pStyle w:val="Caption"/>
                              <w:rPr>
                                <w:noProof/>
                                <w:sz w:val="24"/>
                                <w:szCs w:val="24"/>
                                <w:lang w:val="vi-VN"/>
                                <w:rPrChange w:id="836" w:author="Mai Văn Chánh" w:date="2021-03-30T22:42:00Z">
                                  <w:rPr>
                                    <w:noProof/>
                                    <w:lang w:val="vi-VN"/>
                                  </w:rPr>
                                </w:rPrChange>
                              </w:rPr>
                            </w:pPr>
                            <w:bookmarkStart w:id="837" w:name="_Toc67992656"/>
                            <w:bookmarkStart w:id="838" w:name="_Toc68038124"/>
                            <w:r w:rsidRPr="00020A75">
                              <w:rPr>
                                <w:sz w:val="24"/>
                                <w:szCs w:val="24"/>
                                <w:rPrChange w:id="839" w:author="Mai Văn Chánh" w:date="2021-03-30T22:42:00Z">
                                  <w:rPr/>
                                </w:rPrChange>
                              </w:rPr>
                              <w:t xml:space="preserve">Hình  </w:t>
                            </w:r>
                            <w:r w:rsidRPr="00020A75">
                              <w:rPr>
                                <w:sz w:val="24"/>
                                <w:szCs w:val="24"/>
                                <w:rPrChange w:id="840" w:author="Mai Văn Chánh" w:date="2021-03-30T22:42:00Z">
                                  <w:rPr/>
                                </w:rPrChange>
                              </w:rPr>
                              <w:fldChar w:fldCharType="begin"/>
                            </w:r>
                            <w:r w:rsidRPr="00020A75">
                              <w:rPr>
                                <w:sz w:val="24"/>
                                <w:szCs w:val="24"/>
                                <w:rPrChange w:id="841" w:author="Mai Văn Chánh" w:date="2021-03-30T22:42:00Z">
                                  <w:rPr/>
                                </w:rPrChange>
                              </w:rPr>
                              <w:instrText xml:space="preserve"> SEQ Hình_ \* ARABIC </w:instrText>
                            </w:r>
                            <w:r w:rsidRPr="00020A75">
                              <w:rPr>
                                <w:sz w:val="24"/>
                                <w:szCs w:val="24"/>
                                <w:rPrChange w:id="842" w:author="Mai Văn Chánh" w:date="2021-03-30T22:42:00Z">
                                  <w:rPr/>
                                </w:rPrChange>
                              </w:rPr>
                              <w:fldChar w:fldCharType="separate"/>
                            </w:r>
                            <w:ins w:id="843" w:author="Mai Văn Chánh" w:date="2021-03-30T22:53:00Z">
                              <w:r>
                                <w:rPr>
                                  <w:noProof/>
                                  <w:sz w:val="24"/>
                                  <w:szCs w:val="24"/>
                                </w:rPr>
                                <w:t>8</w:t>
                              </w:r>
                            </w:ins>
                            <w:del w:id="844" w:author="Mai Văn Chánh" w:date="2021-03-30T22:39:00Z">
                              <w:r w:rsidRPr="00020A75" w:rsidDel="00020A75">
                                <w:rPr>
                                  <w:noProof/>
                                  <w:sz w:val="24"/>
                                  <w:szCs w:val="24"/>
                                  <w:rPrChange w:id="845" w:author="Mai Văn Chánh" w:date="2021-03-30T22:42:00Z">
                                    <w:rPr>
                                      <w:noProof/>
                                    </w:rPr>
                                  </w:rPrChange>
                                </w:rPr>
                                <w:delText>16</w:delText>
                              </w:r>
                            </w:del>
                            <w:r w:rsidRPr="00020A75">
                              <w:rPr>
                                <w:sz w:val="24"/>
                                <w:szCs w:val="24"/>
                                <w:rPrChange w:id="846" w:author="Mai Văn Chánh" w:date="2021-03-30T22:42:00Z">
                                  <w:rPr/>
                                </w:rPrChange>
                              </w:rPr>
                              <w:fldChar w:fldCharType="end"/>
                            </w:r>
                            <w:r w:rsidRPr="00020A75">
                              <w:rPr>
                                <w:sz w:val="24"/>
                                <w:szCs w:val="24"/>
                                <w:rPrChange w:id="847" w:author="Mai Văn Chánh" w:date="2021-03-30T22:42:00Z">
                                  <w:rPr/>
                                </w:rPrChange>
                              </w:rPr>
                              <w:t>:Quản lý chi tiết thu chi</w:t>
                            </w:r>
                            <w:bookmarkEnd w:id="837"/>
                            <w:bookmarkEnd w:id="8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05FEB5" id="Text Box 24" o:spid="_x0000_s1030" type="#_x0000_t202" style="position:absolute;left:0;text-align:left;margin-left:108.45pt;margin-top:593.2pt;width:311.4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" stroked="f">
                <v:textbox style="mso-fit-shape-to-text:t" inset="0,0,0,0">
                  <w:txbxContent>
                    <w:p w14:paraId="10479135" w14:textId="4C28C080" w:rsidR="009626DD" w:rsidRPr="00020A75" w:rsidRDefault="009626DD" w:rsidP="007F603A">
                      <w:pPr>
                        <w:pStyle w:val="Caption"/>
                        <w:rPr>
                          <w:noProof/>
                          <w:sz w:val="24"/>
                          <w:szCs w:val="24"/>
                          <w:lang w:val="vi-VN"/>
                          <w:rPrChange w:id="848" w:author="Mai Văn Chánh" w:date="2021-03-30T22:42:00Z">
                            <w:rPr>
                              <w:noProof/>
                              <w:lang w:val="vi-VN"/>
                            </w:rPr>
                          </w:rPrChange>
                        </w:rPr>
                      </w:pPr>
                      <w:bookmarkStart w:id="849" w:name="_Toc67992656"/>
                      <w:bookmarkStart w:id="850" w:name="_Toc68038124"/>
                      <w:r w:rsidRPr="00020A75">
                        <w:rPr>
                          <w:sz w:val="24"/>
                          <w:szCs w:val="24"/>
                          <w:rPrChange w:id="851" w:author="Mai Văn Chánh" w:date="2021-03-30T22:42:00Z">
                            <w:rPr/>
                          </w:rPrChange>
                        </w:rPr>
                        <w:t xml:space="preserve">Hình  </w:t>
                      </w:r>
                      <w:r w:rsidRPr="00020A75">
                        <w:rPr>
                          <w:sz w:val="24"/>
                          <w:szCs w:val="24"/>
                          <w:rPrChange w:id="852" w:author="Mai Văn Chánh" w:date="2021-03-30T22:42:00Z">
                            <w:rPr/>
                          </w:rPrChange>
                        </w:rPr>
                        <w:fldChar w:fldCharType="begin"/>
                      </w:r>
                      <w:r w:rsidRPr="00020A75">
                        <w:rPr>
                          <w:sz w:val="24"/>
                          <w:szCs w:val="24"/>
                          <w:rPrChange w:id="853" w:author="Mai Văn Chánh" w:date="2021-03-30T22:42:00Z">
                            <w:rPr/>
                          </w:rPrChange>
                        </w:rPr>
                        <w:instrText xml:space="preserve"> SEQ Hình_ \* ARABIC </w:instrText>
                      </w:r>
                      <w:r w:rsidRPr="00020A75">
                        <w:rPr>
                          <w:sz w:val="24"/>
                          <w:szCs w:val="24"/>
                          <w:rPrChange w:id="854" w:author="Mai Văn Chánh" w:date="2021-03-30T22:42:00Z">
                            <w:rPr/>
                          </w:rPrChange>
                        </w:rPr>
                        <w:fldChar w:fldCharType="separate"/>
                      </w:r>
                      <w:ins w:id="855" w:author="Mai Văn Chánh" w:date="2021-03-30T22:53:00Z">
                        <w:r>
                          <w:rPr>
                            <w:noProof/>
                            <w:sz w:val="24"/>
                            <w:szCs w:val="24"/>
                          </w:rPr>
                          <w:t>8</w:t>
                        </w:r>
                      </w:ins>
                      <w:del w:id="856" w:author="Mai Văn Chánh" w:date="2021-03-30T22:39:00Z">
                        <w:r w:rsidRPr="00020A75" w:rsidDel="00020A75">
                          <w:rPr>
                            <w:noProof/>
                            <w:sz w:val="24"/>
                            <w:szCs w:val="24"/>
                            <w:rPrChange w:id="857" w:author="Mai Văn Chánh" w:date="2021-03-30T22:42:00Z">
                              <w:rPr>
                                <w:noProof/>
                              </w:rPr>
                            </w:rPrChange>
                          </w:rPr>
                          <w:delText>16</w:delText>
                        </w:r>
                      </w:del>
                      <w:r w:rsidRPr="00020A75">
                        <w:rPr>
                          <w:sz w:val="24"/>
                          <w:szCs w:val="24"/>
                          <w:rPrChange w:id="858" w:author="Mai Văn Chánh" w:date="2021-03-30T22:42:00Z">
                            <w:rPr/>
                          </w:rPrChange>
                        </w:rPr>
                        <w:fldChar w:fldCharType="end"/>
                      </w:r>
                      <w:r w:rsidRPr="00020A75">
                        <w:rPr>
                          <w:sz w:val="24"/>
                          <w:szCs w:val="24"/>
                          <w:rPrChange w:id="859" w:author="Mai Văn Chánh" w:date="2021-03-30T22:42:00Z">
                            <w:rPr/>
                          </w:rPrChange>
                        </w:rPr>
                        <w:t>:Quản lý chi tiết thu chi</w:t>
                      </w:r>
                      <w:bookmarkEnd w:id="849"/>
                      <w:bookmarkEnd w:id="850"/>
                    </w:p>
                  </w:txbxContent>
                </v:textbox>
                <w10:wrap type="topAndBottom"/>
              </v:shape>
            </w:pict>
          </mc:Fallback>
        </mc:AlternateContent>
      </w:r>
      <w:r>
        <w:rPr>
          <w:rFonts w:ascii="Times New Roman" w:hAnsi="Times New Roman"/>
          <w:color w:val="000000" w:themeColor="text1"/>
          <w:sz w:val="26"/>
          <w:szCs w:val="26"/>
          <w:lang w:val="vi-VN"/>
        </w:rPr>
        <w:t xml:space="preserve">Giao diện chức năng </w:t>
      </w:r>
      <w:r>
        <w:rPr>
          <w:color w:val="000000" w:themeColor="text1"/>
          <w:sz w:val="26"/>
          <w:szCs w:val="26"/>
        </w:rPr>
        <w:t>quản lý chi tiết thu chi</w:t>
      </w:r>
    </w:p>
    <w:p w14:paraId="6B174569" w14:textId="77777777" w:rsidR="007F603A" w:rsidRDefault="007F603A" w:rsidP="007F603A">
      <w:pPr>
        <w:keepNext/>
        <w:spacing w:line="312" w:lineRule="auto"/>
        <w:ind w:left="2160" w:firstLine="720"/>
      </w:pPr>
    </w:p>
    <w:p w14:paraId="76CEAB07" w14:textId="77777777" w:rsidR="007F603A" w:rsidRDefault="007F603A" w:rsidP="007F603A"/>
    <w:p w14:paraId="71841C4F" w14:textId="77777777" w:rsidR="007F603A" w:rsidRDefault="007F603A" w:rsidP="007F603A">
      <w:pPr>
        <w:pStyle w:val="ListParagraph"/>
        <w:numPr>
          <w:ilvl w:val="1"/>
          <w:numId w:val="3"/>
        </w:numPr>
        <w:spacing w:after="0" w:line="312" w:lineRule="auto"/>
        <w:outlineLvl w:val="2"/>
        <w:rPr>
          <w:color w:val="000000" w:themeColor="text1"/>
          <w:sz w:val="26"/>
          <w:szCs w:val="26"/>
          <w:lang w:val="vi-VN"/>
        </w:rPr>
      </w:pPr>
      <w:bookmarkStart w:id="860" w:name="_Toc67992633"/>
      <w:bookmarkStart w:id="861" w:name="_Toc68038639"/>
      <w:r>
        <w:rPr>
          <w:color w:val="000000" w:themeColor="text1"/>
          <w:sz w:val="26"/>
          <w:szCs w:val="26"/>
          <w:lang w:val="vi-VN"/>
        </w:rPr>
        <w:t xml:space="preserve">Hiện thực chức năng </w:t>
      </w:r>
      <w:r>
        <w:rPr>
          <w:color w:val="000000" w:themeColor="text1"/>
          <w:sz w:val="26"/>
          <w:szCs w:val="26"/>
        </w:rPr>
        <w:t>quản lý chỉnh sửa chi tiết thu chi</w:t>
      </w:r>
      <w:bookmarkEnd w:id="860"/>
      <w:bookmarkEnd w:id="861"/>
    </w:p>
    <w:p w14:paraId="743EEAC6"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Mục đích: Người dùng </w:t>
      </w:r>
      <w:r>
        <w:rPr>
          <w:sz w:val="26"/>
          <w:szCs w:val="26"/>
        </w:rPr>
        <w:t>chỉnh sửa</w:t>
      </w:r>
      <w:r>
        <w:rPr>
          <w:sz w:val="26"/>
          <w:szCs w:val="26"/>
          <w:lang w:val="vi-VN"/>
        </w:rPr>
        <w:t xml:space="preserve"> khoản</w:t>
      </w:r>
      <w:r>
        <w:rPr>
          <w:sz w:val="26"/>
          <w:szCs w:val="26"/>
        </w:rPr>
        <w:t xml:space="preserve"> thu</w:t>
      </w:r>
      <w:r>
        <w:rPr>
          <w:sz w:val="26"/>
          <w:szCs w:val="26"/>
          <w:lang w:val="vi-VN"/>
        </w:rPr>
        <w:t xml:space="preserve"> chi </w:t>
      </w:r>
    </w:p>
    <w:p w14:paraId="2CC1934F"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Chức năng: Cung cấp thông tin </w:t>
      </w:r>
      <w:r>
        <w:rPr>
          <w:sz w:val="26"/>
          <w:szCs w:val="26"/>
        </w:rPr>
        <w:t xml:space="preserve">chỉnh sửa </w:t>
      </w:r>
      <w:r>
        <w:rPr>
          <w:sz w:val="26"/>
          <w:szCs w:val="26"/>
          <w:lang w:val="vi-VN"/>
        </w:rPr>
        <w:t>khoản chi.</w:t>
      </w:r>
    </w:p>
    <w:p w14:paraId="193D0E66" w14:textId="77777777" w:rsidR="007F603A" w:rsidRDefault="007F603A" w:rsidP="007F603A">
      <w:pPr>
        <w:pStyle w:val="ListParagraph"/>
        <w:ind w:left="1800"/>
        <w:rPr>
          <w:sz w:val="26"/>
          <w:szCs w:val="26"/>
          <w:lang w:val="vi-VN"/>
        </w:rPr>
      </w:pPr>
    </w:p>
    <w:p w14:paraId="565E2A95" w14:textId="4D171FD8" w:rsidR="007F603A" w:rsidRDefault="007F603A" w:rsidP="007F603A">
      <w:pPr>
        <w:spacing w:line="312" w:lineRule="auto"/>
        <w:ind w:left="2160" w:firstLine="720"/>
        <w:rPr>
          <w:color w:val="000000" w:themeColor="text1"/>
          <w:sz w:val="26"/>
          <w:szCs w:val="26"/>
        </w:rPr>
      </w:pPr>
      <w:r>
        <w:rPr>
          <w:noProof/>
        </w:rPr>
        <w:drawing>
          <wp:anchor distT="0" distB="0" distL="114300" distR="114300" simplePos="0" relativeHeight="251666432" behindDoc="0" locked="0" layoutInCell="1" allowOverlap="1" wp14:anchorId="7B09345A" wp14:editId="5A6AA760">
            <wp:simplePos x="0" y="0"/>
            <wp:positionH relativeFrom="column">
              <wp:posOffset>730885</wp:posOffset>
            </wp:positionH>
            <wp:positionV relativeFrom="paragraph">
              <wp:posOffset>281305</wp:posOffset>
            </wp:positionV>
            <wp:extent cx="4067175" cy="6642100"/>
            <wp:effectExtent l="0" t="0" r="952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66421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themeColor="text1"/>
          <w:sz w:val="26"/>
          <w:szCs w:val="26"/>
          <w:lang w:val="vi-VN"/>
        </w:rPr>
        <w:t xml:space="preserve">Giao diện chức năng </w:t>
      </w:r>
      <w:r>
        <w:rPr>
          <w:color w:val="000000" w:themeColor="text1"/>
          <w:sz w:val="26"/>
          <w:szCs w:val="26"/>
        </w:rPr>
        <w:t>quản lý chỉnh sửa chi tiết thu chi</w:t>
      </w:r>
    </w:p>
    <w:p w14:paraId="75947390" w14:textId="77777777" w:rsidR="007F603A" w:rsidRDefault="007F603A" w:rsidP="007F603A">
      <w:pPr>
        <w:keepNext/>
        <w:spacing w:line="312" w:lineRule="auto"/>
        <w:ind w:left="2160" w:firstLine="720"/>
      </w:pPr>
    </w:p>
    <w:p w14:paraId="5B22488E" w14:textId="2894D93F" w:rsidR="007F603A" w:rsidRPr="00020A75" w:rsidDel="00020A75" w:rsidRDefault="007F603A" w:rsidP="007F603A">
      <w:pPr>
        <w:pStyle w:val="Caption"/>
        <w:jc w:val="center"/>
        <w:rPr>
          <w:del w:id="862" w:author="Mai Văn Chánh" w:date="2021-03-30T22:42:00Z"/>
          <w:sz w:val="24"/>
          <w:szCs w:val="24"/>
          <w:rPrChange w:id="863" w:author="Mai Văn Chánh" w:date="2021-03-30T22:42:00Z">
            <w:rPr>
              <w:del w:id="864" w:author="Mai Văn Chánh" w:date="2021-03-30T22:42:00Z"/>
            </w:rPr>
          </w:rPrChange>
        </w:rPr>
      </w:pPr>
      <w:bookmarkStart w:id="865" w:name="_Toc67992657"/>
      <w:bookmarkStart w:id="866" w:name="_Toc68038125"/>
      <w:r w:rsidRPr="00020A75">
        <w:rPr>
          <w:sz w:val="24"/>
          <w:szCs w:val="24"/>
          <w:rPrChange w:id="867" w:author="Mai Văn Chánh" w:date="2021-03-30T22:42:00Z">
            <w:rPr/>
          </w:rPrChange>
        </w:rPr>
        <w:t xml:space="preserve">Hình  </w:t>
      </w:r>
      <w:r w:rsidRPr="00020A75">
        <w:rPr>
          <w:sz w:val="24"/>
          <w:szCs w:val="24"/>
          <w:rPrChange w:id="868" w:author="Mai Văn Chánh" w:date="2021-03-30T22:42:00Z">
            <w:rPr/>
          </w:rPrChange>
        </w:rPr>
        <w:fldChar w:fldCharType="begin"/>
      </w:r>
      <w:r w:rsidRPr="00020A75">
        <w:rPr>
          <w:sz w:val="24"/>
          <w:szCs w:val="24"/>
          <w:rPrChange w:id="869" w:author="Mai Văn Chánh" w:date="2021-03-30T22:42:00Z">
            <w:rPr/>
          </w:rPrChange>
        </w:rPr>
        <w:instrText xml:space="preserve"> SEQ Hình_ \* ARABIC </w:instrText>
      </w:r>
      <w:r w:rsidRPr="00020A75">
        <w:rPr>
          <w:sz w:val="24"/>
          <w:szCs w:val="24"/>
          <w:rPrChange w:id="870" w:author="Mai Văn Chánh" w:date="2021-03-30T22:42:00Z">
            <w:rPr/>
          </w:rPrChange>
        </w:rPr>
        <w:fldChar w:fldCharType="separate"/>
      </w:r>
      <w:ins w:id="871" w:author="Mai Văn Chánh" w:date="2021-03-30T22:53:00Z">
        <w:r w:rsidR="00485B6B">
          <w:rPr>
            <w:noProof/>
            <w:sz w:val="24"/>
            <w:szCs w:val="24"/>
          </w:rPr>
          <w:t>9</w:t>
        </w:r>
      </w:ins>
      <w:del w:id="872" w:author="Mai Văn Chánh" w:date="2021-03-30T22:39:00Z">
        <w:r w:rsidRPr="00020A75" w:rsidDel="00020A75">
          <w:rPr>
            <w:noProof/>
            <w:sz w:val="24"/>
            <w:szCs w:val="24"/>
            <w:rPrChange w:id="873" w:author="Mai Văn Chánh" w:date="2021-03-30T22:42:00Z">
              <w:rPr>
                <w:noProof/>
              </w:rPr>
            </w:rPrChange>
          </w:rPr>
          <w:delText>17</w:delText>
        </w:r>
      </w:del>
      <w:r w:rsidRPr="00020A75">
        <w:rPr>
          <w:sz w:val="24"/>
          <w:szCs w:val="24"/>
          <w:rPrChange w:id="874" w:author="Mai Văn Chánh" w:date="2021-03-30T22:42:00Z">
            <w:rPr/>
          </w:rPrChange>
        </w:rPr>
        <w:fldChar w:fldCharType="end"/>
      </w:r>
      <w:r w:rsidRPr="00020A75">
        <w:rPr>
          <w:sz w:val="24"/>
          <w:szCs w:val="24"/>
          <w:rPrChange w:id="875" w:author="Mai Văn Chánh" w:date="2021-03-30T22:42:00Z">
            <w:rPr/>
          </w:rPrChange>
        </w:rPr>
        <w:t>:Quản lýchỉnh sửa  chi tiết thu chi</w:t>
      </w:r>
      <w:bookmarkEnd w:id="865"/>
      <w:bookmarkEnd w:id="866"/>
    </w:p>
    <w:p w14:paraId="4D46697E" w14:textId="77777777" w:rsidR="007F603A" w:rsidRDefault="007F603A" w:rsidP="00020A75">
      <w:pPr>
        <w:pStyle w:val="Caption"/>
        <w:jc w:val="center"/>
        <w:pPrChange w:id="876" w:author="Mai Văn Chánh" w:date="2021-03-30T22:42:00Z">
          <w:pPr/>
        </w:pPrChange>
      </w:pPr>
    </w:p>
    <w:p w14:paraId="2149F4EC" w14:textId="77777777" w:rsidR="007F603A" w:rsidRDefault="007F603A" w:rsidP="007F603A">
      <w:pPr>
        <w:pStyle w:val="ListParagraph"/>
        <w:numPr>
          <w:ilvl w:val="1"/>
          <w:numId w:val="3"/>
        </w:numPr>
        <w:spacing w:after="0" w:line="312" w:lineRule="auto"/>
        <w:outlineLvl w:val="2"/>
        <w:rPr>
          <w:color w:val="000000" w:themeColor="text1"/>
          <w:sz w:val="26"/>
          <w:szCs w:val="26"/>
          <w:lang w:val="vi-VN"/>
        </w:rPr>
      </w:pPr>
      <w:bookmarkStart w:id="877" w:name="_Toc67992634"/>
      <w:bookmarkStart w:id="878" w:name="_Toc68038640"/>
      <w:r>
        <w:rPr>
          <w:color w:val="000000" w:themeColor="text1"/>
          <w:sz w:val="26"/>
          <w:szCs w:val="26"/>
          <w:lang w:val="vi-VN"/>
        </w:rPr>
        <w:lastRenderedPageBreak/>
        <w:t xml:space="preserve">Hiện thực chức năng </w:t>
      </w:r>
      <w:r>
        <w:rPr>
          <w:color w:val="000000" w:themeColor="text1"/>
          <w:sz w:val="26"/>
          <w:szCs w:val="26"/>
        </w:rPr>
        <w:t>quản lý xóa chi tiết thu chi</w:t>
      </w:r>
      <w:bookmarkEnd w:id="877"/>
      <w:bookmarkEnd w:id="878"/>
    </w:p>
    <w:p w14:paraId="2D45B5A9"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 xml:space="preserve">Mục đích: Người dùng </w:t>
      </w:r>
      <w:r>
        <w:rPr>
          <w:sz w:val="26"/>
          <w:szCs w:val="26"/>
        </w:rPr>
        <w:t>xóa</w:t>
      </w:r>
      <w:r>
        <w:rPr>
          <w:sz w:val="26"/>
          <w:szCs w:val="26"/>
          <w:lang w:val="vi-VN"/>
        </w:rPr>
        <w:t xml:space="preserve"> các khoản</w:t>
      </w:r>
      <w:r>
        <w:rPr>
          <w:sz w:val="26"/>
          <w:szCs w:val="26"/>
        </w:rPr>
        <w:t xml:space="preserve"> thu</w:t>
      </w:r>
      <w:r>
        <w:rPr>
          <w:sz w:val="26"/>
          <w:szCs w:val="26"/>
          <w:lang w:val="vi-VN"/>
        </w:rPr>
        <w:t xml:space="preserve"> chi </w:t>
      </w:r>
    </w:p>
    <w:p w14:paraId="6656E983" w14:textId="77777777" w:rsidR="007F603A" w:rsidRDefault="007F603A" w:rsidP="007F603A">
      <w:pPr>
        <w:pStyle w:val="ListParagraph"/>
        <w:numPr>
          <w:ilvl w:val="0"/>
          <w:numId w:val="7"/>
        </w:numPr>
        <w:spacing w:after="0" w:line="240" w:lineRule="auto"/>
        <w:rPr>
          <w:sz w:val="26"/>
          <w:szCs w:val="26"/>
          <w:lang w:val="vi-VN"/>
        </w:rPr>
      </w:pPr>
      <w:r>
        <w:rPr>
          <w:sz w:val="26"/>
          <w:szCs w:val="26"/>
          <w:lang w:val="vi-VN"/>
        </w:rPr>
        <w:t>Chức năng: Cung cấp thông tin</w:t>
      </w:r>
      <w:r>
        <w:rPr>
          <w:sz w:val="26"/>
          <w:szCs w:val="26"/>
        </w:rPr>
        <w:t xml:space="preserve"> và xóa</w:t>
      </w:r>
      <w:r>
        <w:rPr>
          <w:sz w:val="26"/>
          <w:szCs w:val="26"/>
          <w:lang w:val="vi-VN"/>
        </w:rPr>
        <w:t xml:space="preserve"> khoản chi </w:t>
      </w:r>
    </w:p>
    <w:p w14:paraId="2F492D9E" w14:textId="1472B3C8" w:rsidR="007F603A" w:rsidRDefault="007F603A" w:rsidP="007F603A">
      <w:pPr>
        <w:pStyle w:val="ListParagraph"/>
        <w:ind w:left="1800"/>
        <w:rPr>
          <w:sz w:val="26"/>
          <w:szCs w:val="26"/>
          <w:lang w:val="vi-VN"/>
        </w:rPr>
      </w:pPr>
      <w:r>
        <w:rPr>
          <w:noProof/>
        </w:rPr>
        <w:drawing>
          <wp:anchor distT="0" distB="0" distL="114300" distR="114300" simplePos="0" relativeHeight="251667456" behindDoc="0" locked="0" layoutInCell="1" allowOverlap="1" wp14:anchorId="2B2A4F4B" wp14:editId="14B3E2E1">
            <wp:simplePos x="0" y="0"/>
            <wp:positionH relativeFrom="margin">
              <wp:posOffset>1369695</wp:posOffset>
            </wp:positionH>
            <wp:positionV relativeFrom="paragraph">
              <wp:posOffset>325120</wp:posOffset>
            </wp:positionV>
            <wp:extent cx="3533775" cy="6150610"/>
            <wp:effectExtent l="0" t="0" r="952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6150610"/>
                    </a:xfrm>
                    <a:prstGeom prst="rect">
                      <a:avLst/>
                    </a:prstGeom>
                    <a:noFill/>
                  </pic:spPr>
                </pic:pic>
              </a:graphicData>
            </a:graphic>
            <wp14:sizeRelH relativeFrom="page">
              <wp14:pctWidth>0</wp14:pctWidth>
            </wp14:sizeRelH>
            <wp14:sizeRelV relativeFrom="page">
              <wp14:pctHeight>0</wp14:pctHeight>
            </wp14:sizeRelV>
          </wp:anchor>
        </w:drawing>
      </w:r>
    </w:p>
    <w:p w14:paraId="1BAB0600" w14:textId="77777777" w:rsidR="007F603A" w:rsidRDefault="007F603A" w:rsidP="007F603A">
      <w:pPr>
        <w:keepNext/>
        <w:spacing w:line="312" w:lineRule="auto"/>
        <w:ind w:left="2160" w:firstLine="720"/>
      </w:pPr>
    </w:p>
    <w:p w14:paraId="0B11F170" w14:textId="3B10B2D3" w:rsidR="007F603A" w:rsidRPr="00020A75" w:rsidRDefault="007F603A" w:rsidP="007F603A">
      <w:pPr>
        <w:pStyle w:val="Caption"/>
        <w:jc w:val="center"/>
        <w:rPr>
          <w:sz w:val="24"/>
          <w:szCs w:val="24"/>
          <w:rPrChange w:id="879" w:author="Mai Văn Chánh" w:date="2021-03-30T22:42:00Z">
            <w:rPr/>
          </w:rPrChange>
        </w:rPr>
      </w:pPr>
      <w:bookmarkStart w:id="880" w:name="_Toc67992658"/>
      <w:bookmarkStart w:id="881" w:name="_Toc68038126"/>
      <w:r w:rsidRPr="00020A75">
        <w:rPr>
          <w:sz w:val="24"/>
          <w:szCs w:val="24"/>
          <w:rPrChange w:id="882" w:author="Mai Văn Chánh" w:date="2021-03-30T22:42:00Z">
            <w:rPr/>
          </w:rPrChange>
        </w:rPr>
        <w:t xml:space="preserve">Hình  </w:t>
      </w:r>
      <w:r w:rsidRPr="00020A75">
        <w:rPr>
          <w:sz w:val="24"/>
          <w:szCs w:val="24"/>
          <w:rPrChange w:id="883" w:author="Mai Văn Chánh" w:date="2021-03-30T22:42:00Z">
            <w:rPr/>
          </w:rPrChange>
        </w:rPr>
        <w:fldChar w:fldCharType="begin"/>
      </w:r>
      <w:r w:rsidRPr="00020A75">
        <w:rPr>
          <w:sz w:val="24"/>
          <w:szCs w:val="24"/>
          <w:rPrChange w:id="884" w:author="Mai Văn Chánh" w:date="2021-03-30T22:42:00Z">
            <w:rPr/>
          </w:rPrChange>
        </w:rPr>
        <w:instrText xml:space="preserve"> SEQ Hình_ \* ARABIC </w:instrText>
      </w:r>
      <w:r w:rsidRPr="00020A75">
        <w:rPr>
          <w:sz w:val="24"/>
          <w:szCs w:val="24"/>
          <w:rPrChange w:id="885" w:author="Mai Văn Chánh" w:date="2021-03-30T22:42:00Z">
            <w:rPr/>
          </w:rPrChange>
        </w:rPr>
        <w:fldChar w:fldCharType="separate"/>
      </w:r>
      <w:ins w:id="886" w:author="Mai Văn Chánh" w:date="2021-03-30T22:53:00Z">
        <w:r w:rsidR="00485B6B">
          <w:rPr>
            <w:noProof/>
            <w:sz w:val="24"/>
            <w:szCs w:val="24"/>
          </w:rPr>
          <w:t>10</w:t>
        </w:r>
      </w:ins>
      <w:del w:id="887" w:author="Mai Văn Chánh" w:date="2021-03-30T22:39:00Z">
        <w:r w:rsidRPr="00020A75" w:rsidDel="00020A75">
          <w:rPr>
            <w:noProof/>
            <w:sz w:val="24"/>
            <w:szCs w:val="24"/>
            <w:rPrChange w:id="888" w:author="Mai Văn Chánh" w:date="2021-03-30T22:42:00Z">
              <w:rPr>
                <w:noProof/>
              </w:rPr>
            </w:rPrChange>
          </w:rPr>
          <w:delText>18</w:delText>
        </w:r>
      </w:del>
      <w:r w:rsidRPr="00020A75">
        <w:rPr>
          <w:sz w:val="24"/>
          <w:szCs w:val="24"/>
          <w:rPrChange w:id="889" w:author="Mai Văn Chánh" w:date="2021-03-30T22:42:00Z">
            <w:rPr/>
          </w:rPrChange>
        </w:rPr>
        <w:fldChar w:fldCharType="end"/>
      </w:r>
      <w:r w:rsidRPr="00020A75">
        <w:rPr>
          <w:sz w:val="24"/>
          <w:szCs w:val="24"/>
          <w:rPrChange w:id="890" w:author="Mai Văn Chánh" w:date="2021-03-30T22:42:00Z">
            <w:rPr/>
          </w:rPrChange>
        </w:rPr>
        <w:t>:Quản lý xóa chi tiết thu chi</w:t>
      </w:r>
      <w:bookmarkEnd w:id="880"/>
      <w:bookmarkEnd w:id="881"/>
    </w:p>
    <w:p w14:paraId="4A681B72" w14:textId="54138104" w:rsidR="007F603A" w:rsidRDefault="007F603A" w:rsidP="007F603A"/>
    <w:p w14:paraId="0B4967E6" w14:textId="045A727C" w:rsidR="007F603A" w:rsidRDefault="007F603A" w:rsidP="007F603A">
      <w:pPr>
        <w:rPr>
          <w:ins w:id="891" w:author="Mai Văn Chánh" w:date="2021-03-30T22:42:00Z"/>
        </w:rPr>
      </w:pPr>
    </w:p>
    <w:p w14:paraId="1CE6AE08" w14:textId="58AF181C" w:rsidR="00020A75" w:rsidRDefault="00020A75" w:rsidP="007F603A">
      <w:pPr>
        <w:rPr>
          <w:ins w:id="892" w:author="Mai Văn Chánh" w:date="2021-03-30T22:42:00Z"/>
        </w:rPr>
      </w:pPr>
    </w:p>
    <w:p w14:paraId="503CD4A5" w14:textId="6F25F4AC" w:rsidR="00020A75" w:rsidRDefault="00020A75" w:rsidP="007F603A">
      <w:pPr>
        <w:rPr>
          <w:ins w:id="893" w:author="Mai Văn Chánh" w:date="2021-03-30T22:42:00Z"/>
        </w:rPr>
      </w:pPr>
    </w:p>
    <w:p w14:paraId="1E284E11" w14:textId="77777777" w:rsidR="00020A75" w:rsidRDefault="00020A75" w:rsidP="007F603A"/>
    <w:p w14:paraId="16F1C261" w14:textId="6D246ECE" w:rsidR="007F603A" w:rsidRPr="007F603A" w:rsidRDefault="007F603A" w:rsidP="007F603A">
      <w:pPr>
        <w:pStyle w:val="ListParagraph"/>
        <w:numPr>
          <w:ilvl w:val="1"/>
          <w:numId w:val="3"/>
        </w:numPr>
        <w:spacing w:after="0" w:line="312" w:lineRule="auto"/>
        <w:outlineLvl w:val="2"/>
        <w:rPr>
          <w:color w:val="000000" w:themeColor="text1"/>
          <w:sz w:val="26"/>
          <w:szCs w:val="26"/>
          <w:lang w:val="vi-VN"/>
        </w:rPr>
      </w:pPr>
      <w:bookmarkStart w:id="894" w:name="_Toc67992635"/>
      <w:bookmarkStart w:id="895" w:name="_Toc68038641"/>
      <w:r>
        <w:rPr>
          <w:color w:val="000000" w:themeColor="text1"/>
          <w:sz w:val="26"/>
          <w:szCs w:val="26"/>
          <w:lang w:val="vi-VN"/>
        </w:rPr>
        <w:lastRenderedPageBreak/>
        <w:t xml:space="preserve">Hiện thực chức năng báo cáo chi theo </w:t>
      </w:r>
      <w:r>
        <w:rPr>
          <w:color w:val="000000" w:themeColor="text1"/>
          <w:sz w:val="26"/>
          <w:szCs w:val="26"/>
        </w:rPr>
        <w:t>thời gian</w:t>
      </w:r>
      <w:bookmarkEnd w:id="894"/>
      <w:bookmarkEnd w:id="895"/>
    </w:p>
    <w:p w14:paraId="7401855B" w14:textId="77777777" w:rsidR="007F603A" w:rsidRDefault="007F603A" w:rsidP="007F603A">
      <w:pPr>
        <w:pStyle w:val="ListParagraph"/>
        <w:numPr>
          <w:ilvl w:val="0"/>
          <w:numId w:val="9"/>
        </w:numPr>
        <w:spacing w:after="0" w:line="312" w:lineRule="auto"/>
        <w:rPr>
          <w:color w:val="000000" w:themeColor="text1"/>
          <w:sz w:val="26"/>
          <w:szCs w:val="26"/>
          <w:lang w:val="vi-VN"/>
        </w:rPr>
      </w:pPr>
      <w:r>
        <w:rPr>
          <w:color w:val="000000" w:themeColor="text1"/>
          <w:sz w:val="26"/>
          <w:szCs w:val="26"/>
          <w:lang w:val="vi-VN"/>
        </w:rPr>
        <w:t xml:space="preserve">Mục đích: Người dùng xem báo cáo các khoản chi trong </w:t>
      </w:r>
      <w:r>
        <w:rPr>
          <w:color w:val="000000" w:themeColor="text1"/>
          <w:sz w:val="26"/>
          <w:szCs w:val="26"/>
        </w:rPr>
        <w:t>thời gian</w:t>
      </w:r>
    </w:p>
    <w:p w14:paraId="7965DEFA" w14:textId="77777777" w:rsidR="007F603A" w:rsidRDefault="007F603A" w:rsidP="007F603A">
      <w:pPr>
        <w:pStyle w:val="ListParagraph"/>
        <w:numPr>
          <w:ilvl w:val="0"/>
          <w:numId w:val="9"/>
        </w:numPr>
        <w:spacing w:after="0" w:line="312" w:lineRule="auto"/>
        <w:rPr>
          <w:color w:val="000000" w:themeColor="text1"/>
          <w:sz w:val="26"/>
          <w:szCs w:val="26"/>
          <w:lang w:val="vi-VN"/>
        </w:rPr>
      </w:pPr>
      <w:r>
        <w:rPr>
          <w:color w:val="000000" w:themeColor="text1"/>
          <w:sz w:val="26"/>
          <w:szCs w:val="26"/>
          <w:lang w:val="vi-VN"/>
        </w:rPr>
        <w:t xml:space="preserve">Chức năng: Cung cấp thông tin khoản chi trong </w:t>
      </w:r>
      <w:r>
        <w:rPr>
          <w:color w:val="000000" w:themeColor="text1"/>
          <w:sz w:val="26"/>
          <w:szCs w:val="26"/>
        </w:rPr>
        <w:t>thời gian</w:t>
      </w:r>
      <w:r>
        <w:rPr>
          <w:color w:val="000000" w:themeColor="text1"/>
          <w:sz w:val="26"/>
          <w:szCs w:val="26"/>
          <w:lang w:val="vi-VN"/>
        </w:rPr>
        <w:t>.</w:t>
      </w:r>
    </w:p>
    <w:p w14:paraId="542824D0" w14:textId="77777777" w:rsidR="007F603A" w:rsidRDefault="007F603A" w:rsidP="007F603A">
      <w:pPr>
        <w:spacing w:line="312" w:lineRule="auto"/>
        <w:rPr>
          <w:rFonts w:ascii="Times New Roman" w:hAnsi="Times New Roman"/>
          <w:color w:val="000000" w:themeColor="text1"/>
          <w:sz w:val="26"/>
          <w:szCs w:val="26"/>
          <w:lang w:val="vi-VN"/>
        </w:rPr>
      </w:pPr>
    </w:p>
    <w:p w14:paraId="2319337B" w14:textId="77777777" w:rsidR="007F603A" w:rsidRDefault="007F603A" w:rsidP="007F603A">
      <w:pPr>
        <w:spacing w:line="312" w:lineRule="auto"/>
        <w:ind w:left="2160" w:firstLine="72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Giao diện chức năng báo cáo chi theo </w:t>
      </w:r>
      <w:r>
        <w:rPr>
          <w:color w:val="000000" w:themeColor="text1"/>
          <w:sz w:val="26"/>
          <w:szCs w:val="26"/>
        </w:rPr>
        <w:t>thời gian</w:t>
      </w:r>
    </w:p>
    <w:p w14:paraId="18D8A916" w14:textId="77777777" w:rsidR="007F603A" w:rsidRDefault="007F603A" w:rsidP="007F603A">
      <w:pPr>
        <w:spacing w:line="312" w:lineRule="auto"/>
        <w:ind w:left="2160" w:firstLine="720"/>
        <w:rPr>
          <w:rFonts w:ascii="Times New Roman" w:hAnsi="Times New Roman"/>
          <w:color w:val="000000" w:themeColor="text1"/>
          <w:sz w:val="26"/>
          <w:szCs w:val="26"/>
          <w:lang w:val="vi-VN"/>
        </w:rPr>
      </w:pPr>
    </w:p>
    <w:p w14:paraId="4ADB7BB2" w14:textId="77777777" w:rsidR="007F603A" w:rsidRDefault="007F603A" w:rsidP="007F603A">
      <w:pPr>
        <w:keepNext/>
        <w:spacing w:line="312" w:lineRule="auto"/>
        <w:ind w:left="-1020" w:firstLine="720"/>
        <w:jc w:val="center"/>
        <w:rPr>
          <w:rFonts w:ascii="Calibri" w:hAnsi="Calibri"/>
        </w:rPr>
      </w:pPr>
      <w:r>
        <w:rPr>
          <w:rFonts w:ascii="Times New Roman" w:hAnsi="Times New Roman"/>
          <w:noProof/>
          <w:color w:val="000000" w:themeColor="text1"/>
          <w:sz w:val="26"/>
          <w:szCs w:val="26"/>
        </w:rPr>
        <w:drawing>
          <wp:inline distT="0" distB="0" distL="0" distR="0" wp14:anchorId="14A26935" wp14:editId="35AADCD6">
            <wp:extent cx="3088005" cy="602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8005" cy="6021070"/>
                    </a:xfrm>
                    <a:prstGeom prst="rect">
                      <a:avLst/>
                    </a:prstGeom>
                    <a:noFill/>
                    <a:ln>
                      <a:noFill/>
                    </a:ln>
                  </pic:spPr>
                </pic:pic>
              </a:graphicData>
            </a:graphic>
          </wp:inline>
        </w:drawing>
      </w:r>
    </w:p>
    <w:p w14:paraId="29BBCB26" w14:textId="78ACF864" w:rsidR="007F603A" w:rsidRPr="00020A75" w:rsidRDefault="007F603A" w:rsidP="007F603A">
      <w:pPr>
        <w:pStyle w:val="Caption"/>
        <w:jc w:val="center"/>
        <w:rPr>
          <w:sz w:val="24"/>
          <w:szCs w:val="24"/>
          <w:rPrChange w:id="896" w:author="Mai Văn Chánh" w:date="2021-03-30T22:42:00Z">
            <w:rPr/>
          </w:rPrChange>
        </w:rPr>
      </w:pPr>
      <w:bookmarkStart w:id="897" w:name="_Toc67992659"/>
      <w:bookmarkStart w:id="898" w:name="_Toc68038127"/>
      <w:r w:rsidRPr="00020A75">
        <w:rPr>
          <w:sz w:val="24"/>
          <w:szCs w:val="24"/>
          <w:rPrChange w:id="899" w:author="Mai Văn Chánh" w:date="2021-03-30T22:42:00Z">
            <w:rPr/>
          </w:rPrChange>
        </w:rPr>
        <w:t xml:space="preserve">Hình  </w:t>
      </w:r>
      <w:r w:rsidRPr="00020A75">
        <w:rPr>
          <w:sz w:val="24"/>
          <w:szCs w:val="24"/>
          <w:rPrChange w:id="900" w:author="Mai Văn Chánh" w:date="2021-03-30T22:42:00Z">
            <w:rPr/>
          </w:rPrChange>
        </w:rPr>
        <w:fldChar w:fldCharType="begin"/>
      </w:r>
      <w:r w:rsidRPr="00020A75">
        <w:rPr>
          <w:sz w:val="24"/>
          <w:szCs w:val="24"/>
          <w:rPrChange w:id="901" w:author="Mai Văn Chánh" w:date="2021-03-30T22:42:00Z">
            <w:rPr/>
          </w:rPrChange>
        </w:rPr>
        <w:instrText xml:space="preserve"> SEQ Hình_ \* ARABIC </w:instrText>
      </w:r>
      <w:r w:rsidRPr="00020A75">
        <w:rPr>
          <w:sz w:val="24"/>
          <w:szCs w:val="24"/>
          <w:rPrChange w:id="902" w:author="Mai Văn Chánh" w:date="2021-03-30T22:42:00Z">
            <w:rPr/>
          </w:rPrChange>
        </w:rPr>
        <w:fldChar w:fldCharType="separate"/>
      </w:r>
      <w:ins w:id="903" w:author="Mai Văn Chánh" w:date="2021-03-30T22:53:00Z">
        <w:r w:rsidR="00485B6B">
          <w:rPr>
            <w:noProof/>
            <w:sz w:val="24"/>
            <w:szCs w:val="24"/>
          </w:rPr>
          <w:t>11</w:t>
        </w:r>
      </w:ins>
      <w:del w:id="904" w:author="Mai Văn Chánh" w:date="2021-03-30T22:39:00Z">
        <w:r w:rsidRPr="00020A75" w:rsidDel="00020A75">
          <w:rPr>
            <w:noProof/>
            <w:sz w:val="24"/>
            <w:szCs w:val="24"/>
            <w:rPrChange w:id="905" w:author="Mai Văn Chánh" w:date="2021-03-30T22:42:00Z">
              <w:rPr>
                <w:noProof/>
              </w:rPr>
            </w:rPrChange>
          </w:rPr>
          <w:delText>19</w:delText>
        </w:r>
      </w:del>
      <w:r w:rsidRPr="00020A75">
        <w:rPr>
          <w:sz w:val="24"/>
          <w:szCs w:val="24"/>
          <w:rPrChange w:id="906" w:author="Mai Văn Chánh" w:date="2021-03-30T22:42:00Z">
            <w:rPr/>
          </w:rPrChange>
        </w:rPr>
        <w:fldChar w:fldCharType="end"/>
      </w:r>
      <w:r w:rsidRPr="00020A75">
        <w:rPr>
          <w:sz w:val="24"/>
          <w:szCs w:val="24"/>
          <w:rPrChange w:id="907" w:author="Mai Văn Chánh" w:date="2021-03-30T22:42:00Z">
            <w:rPr/>
          </w:rPrChange>
        </w:rPr>
        <w:t>:báo cáo chi tiết theo thời gian</w:t>
      </w:r>
      <w:bookmarkEnd w:id="897"/>
      <w:bookmarkEnd w:id="898"/>
    </w:p>
    <w:p w14:paraId="0C1BF9D1" w14:textId="284B8CC3" w:rsidR="007F603A" w:rsidRDefault="007F603A" w:rsidP="007F603A"/>
    <w:p w14:paraId="7563D367" w14:textId="11B209F6" w:rsidR="007F603A" w:rsidRDefault="007F603A" w:rsidP="007F603A"/>
    <w:p w14:paraId="7634D970" w14:textId="77777777" w:rsidR="007F603A" w:rsidRPr="007F603A" w:rsidRDefault="007F603A" w:rsidP="007F603A"/>
    <w:p w14:paraId="0B4056D1" w14:textId="14CF2DE4" w:rsidR="009411B9" w:rsidRPr="007F603A" w:rsidRDefault="009411B9" w:rsidP="009411B9">
      <w:pPr>
        <w:pStyle w:val="ListParagraph"/>
        <w:numPr>
          <w:ilvl w:val="1"/>
          <w:numId w:val="3"/>
        </w:numPr>
        <w:spacing w:after="0" w:line="312" w:lineRule="auto"/>
        <w:outlineLvl w:val="2"/>
        <w:rPr>
          <w:color w:val="000000" w:themeColor="text1"/>
          <w:sz w:val="26"/>
          <w:szCs w:val="26"/>
          <w:lang w:val="vi-VN"/>
        </w:rPr>
      </w:pPr>
      <w:bookmarkStart w:id="908" w:name="_Toc55581454"/>
      <w:bookmarkStart w:id="909" w:name="_Toc68038642"/>
      <w:bookmarkEnd w:id="820"/>
      <w:r>
        <w:rPr>
          <w:color w:val="000000" w:themeColor="text1"/>
          <w:sz w:val="26"/>
          <w:szCs w:val="26"/>
          <w:lang w:val="vi-VN"/>
        </w:rPr>
        <w:lastRenderedPageBreak/>
        <w:t xml:space="preserve">Hiện thực chức năng </w:t>
      </w:r>
      <w:r w:rsidR="001C74CB">
        <w:rPr>
          <w:color w:val="000000" w:themeColor="text1"/>
          <w:sz w:val="26"/>
          <w:szCs w:val="26"/>
        </w:rPr>
        <w:t>chọn thời gian</w:t>
      </w:r>
      <w:bookmarkEnd w:id="909"/>
      <w:r>
        <w:rPr>
          <w:color w:val="000000" w:themeColor="text1"/>
          <w:sz w:val="26"/>
          <w:szCs w:val="26"/>
          <w:lang w:val="vi-VN"/>
        </w:rPr>
        <w:t xml:space="preserve"> </w:t>
      </w:r>
    </w:p>
    <w:p w14:paraId="3E4F4400" w14:textId="0432C1B0" w:rsidR="009411B9" w:rsidRDefault="009411B9" w:rsidP="009411B9">
      <w:pPr>
        <w:pStyle w:val="ListParagraph"/>
        <w:numPr>
          <w:ilvl w:val="0"/>
          <w:numId w:val="9"/>
        </w:numPr>
        <w:spacing w:after="0" w:line="312" w:lineRule="auto"/>
        <w:rPr>
          <w:color w:val="000000" w:themeColor="text1"/>
          <w:sz w:val="26"/>
          <w:szCs w:val="26"/>
          <w:lang w:val="vi-VN"/>
        </w:rPr>
      </w:pPr>
      <w:r>
        <w:rPr>
          <w:color w:val="000000" w:themeColor="text1"/>
          <w:sz w:val="26"/>
          <w:szCs w:val="26"/>
          <w:lang w:val="vi-VN"/>
        </w:rPr>
        <w:t xml:space="preserve">Mục đích: Người dùng </w:t>
      </w:r>
      <w:r w:rsidR="001C74CB">
        <w:rPr>
          <w:color w:val="000000" w:themeColor="text1"/>
          <w:sz w:val="26"/>
          <w:szCs w:val="26"/>
        </w:rPr>
        <w:t>chọn</w:t>
      </w:r>
      <w:r>
        <w:rPr>
          <w:color w:val="000000" w:themeColor="text1"/>
          <w:sz w:val="26"/>
          <w:szCs w:val="26"/>
          <w:lang w:val="vi-VN"/>
        </w:rPr>
        <w:t xml:space="preserve"> </w:t>
      </w:r>
      <w:r>
        <w:rPr>
          <w:color w:val="000000" w:themeColor="text1"/>
          <w:sz w:val="26"/>
          <w:szCs w:val="26"/>
        </w:rPr>
        <w:t>thời gian</w:t>
      </w:r>
    </w:p>
    <w:p w14:paraId="01F0970F" w14:textId="2A3D3968" w:rsidR="009411B9" w:rsidRDefault="009411B9" w:rsidP="009411B9">
      <w:pPr>
        <w:pStyle w:val="ListParagraph"/>
        <w:numPr>
          <w:ilvl w:val="0"/>
          <w:numId w:val="9"/>
        </w:numPr>
        <w:spacing w:after="0" w:line="312" w:lineRule="auto"/>
        <w:rPr>
          <w:color w:val="000000" w:themeColor="text1"/>
          <w:sz w:val="26"/>
          <w:szCs w:val="26"/>
          <w:lang w:val="vi-VN"/>
        </w:rPr>
      </w:pPr>
      <w:r>
        <w:rPr>
          <w:color w:val="000000" w:themeColor="text1"/>
          <w:sz w:val="26"/>
          <w:szCs w:val="26"/>
          <w:lang w:val="vi-VN"/>
        </w:rPr>
        <w:t xml:space="preserve">Chức năng: Cung cấp thông tin </w:t>
      </w:r>
      <w:r>
        <w:rPr>
          <w:color w:val="000000" w:themeColor="text1"/>
          <w:sz w:val="26"/>
          <w:szCs w:val="26"/>
        </w:rPr>
        <w:t>thời gian</w:t>
      </w:r>
      <w:r>
        <w:rPr>
          <w:color w:val="000000" w:themeColor="text1"/>
          <w:sz w:val="26"/>
          <w:szCs w:val="26"/>
          <w:lang w:val="vi-VN"/>
        </w:rPr>
        <w:t>.</w:t>
      </w:r>
    </w:p>
    <w:p w14:paraId="05DFD2E0" w14:textId="77777777" w:rsidR="009411B9" w:rsidRDefault="009411B9" w:rsidP="009411B9">
      <w:pPr>
        <w:spacing w:line="312" w:lineRule="auto"/>
        <w:rPr>
          <w:rFonts w:ascii="Times New Roman" w:hAnsi="Times New Roman"/>
          <w:color w:val="000000" w:themeColor="text1"/>
          <w:sz w:val="26"/>
          <w:szCs w:val="26"/>
          <w:lang w:val="vi-VN"/>
        </w:rPr>
      </w:pPr>
    </w:p>
    <w:p w14:paraId="76A9863C" w14:textId="6B2052E0" w:rsidR="009411B9" w:rsidRDefault="009411B9" w:rsidP="009411B9">
      <w:pPr>
        <w:spacing w:line="312" w:lineRule="auto"/>
        <w:ind w:left="2160" w:firstLine="720"/>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 xml:space="preserve">Giao diện chức năng </w:t>
      </w:r>
      <w:r>
        <w:rPr>
          <w:color w:val="000000" w:themeColor="text1"/>
          <w:sz w:val="26"/>
          <w:szCs w:val="26"/>
        </w:rPr>
        <w:t>thời gian</w:t>
      </w:r>
    </w:p>
    <w:p w14:paraId="608F98BB" w14:textId="77777777" w:rsidR="009411B9" w:rsidRDefault="009411B9" w:rsidP="009411B9">
      <w:pPr>
        <w:spacing w:line="312" w:lineRule="auto"/>
        <w:ind w:left="2160" w:firstLine="720"/>
        <w:rPr>
          <w:rFonts w:ascii="Times New Roman" w:hAnsi="Times New Roman"/>
          <w:color w:val="000000" w:themeColor="text1"/>
          <w:sz w:val="26"/>
          <w:szCs w:val="26"/>
          <w:lang w:val="vi-VN"/>
        </w:rPr>
      </w:pPr>
    </w:p>
    <w:p w14:paraId="7FE3330B" w14:textId="45F5192B" w:rsidR="009411B9" w:rsidRDefault="009411B9" w:rsidP="009411B9">
      <w:pPr>
        <w:keepNext/>
        <w:spacing w:line="312" w:lineRule="auto"/>
        <w:ind w:left="-1020" w:firstLine="720"/>
        <w:jc w:val="center"/>
        <w:rPr>
          <w:rFonts w:ascii="Calibri" w:hAnsi="Calibri"/>
        </w:rPr>
      </w:pPr>
      <w:r>
        <w:rPr>
          <w:rFonts w:ascii="Calibri" w:hAnsi="Calibri"/>
          <w:noProof/>
        </w:rPr>
        <w:drawing>
          <wp:inline distT="0" distB="0" distL="0" distR="0" wp14:anchorId="66D36D45" wp14:editId="38E5E094">
            <wp:extent cx="3019846" cy="5363323"/>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3019846" cy="5363323"/>
                    </a:xfrm>
                    <a:prstGeom prst="rect">
                      <a:avLst/>
                    </a:prstGeom>
                  </pic:spPr>
                </pic:pic>
              </a:graphicData>
            </a:graphic>
          </wp:inline>
        </w:drawing>
      </w:r>
    </w:p>
    <w:p w14:paraId="4A2A2987" w14:textId="05ABC653" w:rsidR="009411B9" w:rsidRPr="00020A75" w:rsidRDefault="009411B9" w:rsidP="009411B9">
      <w:pPr>
        <w:pStyle w:val="Caption"/>
        <w:jc w:val="center"/>
        <w:rPr>
          <w:sz w:val="24"/>
          <w:szCs w:val="24"/>
          <w:rPrChange w:id="910" w:author="Mai Văn Chánh" w:date="2021-03-30T22:42:00Z">
            <w:rPr/>
          </w:rPrChange>
        </w:rPr>
      </w:pPr>
      <w:bookmarkStart w:id="911" w:name="_Toc68038128"/>
      <w:r w:rsidRPr="00020A75">
        <w:rPr>
          <w:sz w:val="24"/>
          <w:szCs w:val="24"/>
          <w:rPrChange w:id="912" w:author="Mai Văn Chánh" w:date="2021-03-30T22:42:00Z">
            <w:rPr/>
          </w:rPrChange>
        </w:rPr>
        <w:t xml:space="preserve">Hình  </w:t>
      </w:r>
      <w:r w:rsidRPr="00020A75">
        <w:rPr>
          <w:sz w:val="24"/>
          <w:szCs w:val="24"/>
          <w:rPrChange w:id="913" w:author="Mai Văn Chánh" w:date="2021-03-30T22:42:00Z">
            <w:rPr/>
          </w:rPrChange>
        </w:rPr>
        <w:fldChar w:fldCharType="begin"/>
      </w:r>
      <w:r w:rsidRPr="00020A75">
        <w:rPr>
          <w:sz w:val="24"/>
          <w:szCs w:val="24"/>
          <w:rPrChange w:id="914" w:author="Mai Văn Chánh" w:date="2021-03-30T22:42:00Z">
            <w:rPr/>
          </w:rPrChange>
        </w:rPr>
        <w:instrText xml:space="preserve"> SEQ Hình_ \* ARABIC </w:instrText>
      </w:r>
      <w:r w:rsidRPr="00020A75">
        <w:rPr>
          <w:sz w:val="24"/>
          <w:szCs w:val="24"/>
          <w:rPrChange w:id="915" w:author="Mai Văn Chánh" w:date="2021-03-30T22:42:00Z">
            <w:rPr/>
          </w:rPrChange>
        </w:rPr>
        <w:fldChar w:fldCharType="separate"/>
      </w:r>
      <w:ins w:id="916" w:author="Mai Văn Chánh" w:date="2021-03-30T22:53:00Z">
        <w:r w:rsidR="00485B6B">
          <w:rPr>
            <w:noProof/>
            <w:sz w:val="24"/>
            <w:szCs w:val="24"/>
          </w:rPr>
          <w:t>12</w:t>
        </w:r>
      </w:ins>
      <w:del w:id="917" w:author="Mai Văn Chánh" w:date="2021-03-30T22:39:00Z">
        <w:r w:rsidRPr="00020A75" w:rsidDel="00020A75">
          <w:rPr>
            <w:noProof/>
            <w:sz w:val="24"/>
            <w:szCs w:val="24"/>
            <w:rPrChange w:id="918" w:author="Mai Văn Chánh" w:date="2021-03-30T22:42:00Z">
              <w:rPr>
                <w:noProof/>
              </w:rPr>
            </w:rPrChange>
          </w:rPr>
          <w:delText>19</w:delText>
        </w:r>
      </w:del>
      <w:r w:rsidRPr="00020A75">
        <w:rPr>
          <w:sz w:val="24"/>
          <w:szCs w:val="24"/>
          <w:rPrChange w:id="919" w:author="Mai Văn Chánh" w:date="2021-03-30T22:42:00Z">
            <w:rPr/>
          </w:rPrChange>
        </w:rPr>
        <w:fldChar w:fldCharType="end"/>
      </w:r>
      <w:r w:rsidRPr="00020A75">
        <w:rPr>
          <w:sz w:val="24"/>
          <w:szCs w:val="24"/>
          <w:rPrChange w:id="920" w:author="Mai Văn Chánh" w:date="2021-03-30T22:42:00Z">
            <w:rPr/>
          </w:rPrChange>
        </w:rPr>
        <w:t>: Màn hình Date Picker</w:t>
      </w:r>
      <w:bookmarkEnd w:id="911"/>
    </w:p>
    <w:bookmarkEnd w:id="908"/>
    <w:p w14:paraId="40B4C705" w14:textId="77777777" w:rsidR="000C437F" w:rsidRPr="00A622DF" w:rsidRDefault="000C437F" w:rsidP="00650CA2">
      <w:pPr>
        <w:spacing w:line="276" w:lineRule="auto"/>
        <w:rPr>
          <w:rFonts w:ascii="Times New Roman" w:hAnsi="Times New Roman" w:cs="Times New Roman"/>
          <w:sz w:val="26"/>
          <w:szCs w:val="26"/>
          <w:lang w:val="vi-VN"/>
        </w:rPr>
      </w:pPr>
    </w:p>
    <w:p w14:paraId="7243E10E" w14:textId="59C8C138" w:rsidR="000C437F" w:rsidRPr="00A622DF" w:rsidRDefault="000C437F" w:rsidP="00650CA2">
      <w:pPr>
        <w:spacing w:line="276" w:lineRule="auto"/>
        <w:jc w:val="center"/>
        <w:rPr>
          <w:rFonts w:ascii="Times New Roman" w:hAnsi="Times New Roman" w:cs="Times New Roman"/>
          <w:sz w:val="26"/>
          <w:szCs w:val="26"/>
          <w:lang w:val="vi-VN"/>
        </w:rPr>
      </w:pPr>
    </w:p>
    <w:p w14:paraId="6117422D" w14:textId="7A38CC0C" w:rsidR="00B265F8" w:rsidRPr="00A94932" w:rsidRDefault="00B265F8" w:rsidP="00650CA2">
      <w:pPr>
        <w:pStyle w:val="Heading3"/>
        <w:spacing w:line="276" w:lineRule="auto"/>
        <w:rPr>
          <w:rFonts w:ascii="Times New Roman" w:hAnsi="Times New Roman" w:cs="Times New Roman"/>
          <w:bCs/>
          <w:color w:val="auto"/>
          <w:sz w:val="26"/>
          <w:szCs w:val="26"/>
          <w:lang w:val="vi-VN"/>
          <w:rPrChange w:id="921" w:author="Mai Văn Chánh" w:date="2021-03-30T23:12:00Z">
            <w:rPr>
              <w:rFonts w:ascii="Times New Roman" w:hAnsi="Times New Roman" w:cs="Times New Roman"/>
              <w:b/>
              <w:color w:val="auto"/>
              <w:sz w:val="26"/>
              <w:szCs w:val="26"/>
              <w:lang w:val="vi-VN"/>
            </w:rPr>
          </w:rPrChange>
        </w:rPr>
      </w:pPr>
      <w:del w:id="922" w:author="Mai Văn Chánh" w:date="2021-03-30T22:37:00Z">
        <w:r w:rsidRPr="00A94932" w:rsidDel="00020A75">
          <w:rPr>
            <w:rFonts w:ascii="Times New Roman" w:hAnsi="Times New Roman" w:cs="Times New Roman"/>
            <w:bCs/>
            <w:color w:val="auto"/>
            <w:sz w:val="26"/>
            <w:szCs w:val="26"/>
            <w:lang w:val="vi-VN"/>
            <w:rPrChange w:id="923" w:author="Mai Văn Chánh" w:date="2021-03-30T23:12:00Z">
              <w:rPr>
                <w:rFonts w:ascii="Times New Roman" w:hAnsi="Times New Roman" w:cs="Times New Roman"/>
                <w:b/>
                <w:color w:val="auto"/>
                <w:sz w:val="26"/>
                <w:szCs w:val="26"/>
                <w:lang w:val="vi-VN"/>
              </w:rPr>
            </w:rPrChange>
          </w:rPr>
          <w:lastRenderedPageBreak/>
          <w:tab/>
        </w:r>
      </w:del>
      <w:del w:id="924" w:author="Mai Văn Chánh" w:date="2021-03-30T22:38:00Z">
        <w:r w:rsidRPr="00A94932" w:rsidDel="00020A75">
          <w:rPr>
            <w:rFonts w:ascii="Times New Roman" w:hAnsi="Times New Roman" w:cs="Times New Roman"/>
            <w:bCs/>
            <w:color w:val="auto"/>
            <w:sz w:val="26"/>
            <w:szCs w:val="26"/>
            <w:lang w:val="vi-VN"/>
            <w:rPrChange w:id="925" w:author="Mai Văn Chánh" w:date="2021-03-30T23:12:00Z">
              <w:rPr>
                <w:rFonts w:ascii="Times New Roman" w:hAnsi="Times New Roman" w:cs="Times New Roman"/>
                <w:b/>
                <w:color w:val="auto"/>
                <w:sz w:val="26"/>
                <w:szCs w:val="26"/>
                <w:lang w:val="vi-VN"/>
              </w:rPr>
            </w:rPrChange>
          </w:rPr>
          <w:delText>3.1.2.</w:delText>
        </w:r>
      </w:del>
      <w:bookmarkStart w:id="926" w:name="_Toc68038643"/>
      <w:ins w:id="927" w:author="Mai Văn Chánh" w:date="2021-03-30T22:38:00Z">
        <w:r w:rsidR="00020A75" w:rsidRPr="00A94932">
          <w:rPr>
            <w:rFonts w:ascii="Times New Roman" w:hAnsi="Times New Roman" w:cs="Times New Roman"/>
            <w:bCs/>
            <w:color w:val="auto"/>
            <w:sz w:val="26"/>
            <w:szCs w:val="26"/>
            <w:rPrChange w:id="928" w:author="Mai Văn Chánh" w:date="2021-03-30T23:12:00Z">
              <w:rPr>
                <w:rFonts w:ascii="Times New Roman" w:hAnsi="Times New Roman" w:cs="Times New Roman"/>
                <w:b/>
                <w:color w:val="auto"/>
                <w:sz w:val="26"/>
                <w:szCs w:val="26"/>
              </w:rPr>
            </w:rPrChange>
          </w:rPr>
          <w:t>12.</w:t>
        </w:r>
      </w:ins>
      <w:ins w:id="929" w:author="Mai Văn Chánh" w:date="2021-03-30T23:12:00Z">
        <w:r w:rsidR="00A94932">
          <w:rPr>
            <w:rFonts w:ascii="Times New Roman" w:hAnsi="Times New Roman" w:cs="Times New Roman"/>
            <w:bCs/>
            <w:color w:val="auto"/>
            <w:sz w:val="26"/>
            <w:szCs w:val="26"/>
          </w:rPr>
          <w:tab/>
        </w:r>
      </w:ins>
      <w:r w:rsidRPr="00A94932">
        <w:rPr>
          <w:rFonts w:ascii="Times New Roman" w:hAnsi="Times New Roman" w:cs="Times New Roman"/>
          <w:bCs/>
          <w:color w:val="auto"/>
          <w:sz w:val="26"/>
          <w:szCs w:val="26"/>
          <w:lang w:val="vi-VN"/>
          <w:rPrChange w:id="930" w:author="Mai Văn Chánh" w:date="2021-03-30T23:12:00Z">
            <w:rPr>
              <w:rFonts w:ascii="Times New Roman" w:hAnsi="Times New Roman" w:cs="Times New Roman"/>
              <w:b/>
              <w:color w:val="auto"/>
              <w:sz w:val="26"/>
              <w:szCs w:val="26"/>
              <w:lang w:val="vi-VN"/>
            </w:rPr>
          </w:rPrChange>
        </w:rPr>
        <w:t xml:space="preserve"> Sơ đồ liên kết các màn hình</w:t>
      </w:r>
      <w:bookmarkEnd w:id="926"/>
    </w:p>
    <w:p w14:paraId="02DA2555" w14:textId="77777777" w:rsidR="00020A75" w:rsidRDefault="005B7396" w:rsidP="00020A75">
      <w:pPr>
        <w:keepNext/>
        <w:spacing w:line="276" w:lineRule="auto"/>
        <w:jc w:val="center"/>
        <w:rPr>
          <w:ins w:id="931" w:author="Mai Văn Chánh" w:date="2021-03-30T22:42:00Z"/>
        </w:rPr>
        <w:pPrChange w:id="932" w:author="Mai Văn Chánh" w:date="2021-03-30T22:42:00Z">
          <w:pPr>
            <w:spacing w:line="276" w:lineRule="auto"/>
            <w:jc w:val="center"/>
          </w:pPr>
        </w:pPrChange>
      </w:pPr>
      <w:r w:rsidRPr="00A622DF">
        <w:rPr>
          <w:rFonts w:ascii="Times New Roman" w:hAnsi="Times New Roman" w:cs="Times New Roman"/>
          <w:noProof/>
          <w:sz w:val="26"/>
          <w:szCs w:val="26"/>
        </w:rPr>
        <w:drawing>
          <wp:inline distT="0" distB="0" distL="0" distR="0" wp14:anchorId="671D2CC9" wp14:editId="654C0E08">
            <wp:extent cx="5760085" cy="24187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8459FF.tmp"/>
                    <pic:cNvPicPr/>
                  </pic:nvPicPr>
                  <pic:blipFill>
                    <a:blip r:embed="rId22">
                      <a:extLst>
                        <a:ext uri="{28A0092B-C50C-407E-A947-70E740481C1C}">
                          <a14:useLocalDpi xmlns:a14="http://schemas.microsoft.com/office/drawing/2010/main" val="0"/>
                        </a:ext>
                      </a:extLst>
                    </a:blip>
                    <a:stretch>
                      <a:fillRect/>
                    </a:stretch>
                  </pic:blipFill>
                  <pic:spPr>
                    <a:xfrm>
                      <a:off x="0" y="0"/>
                      <a:ext cx="5760085" cy="2418715"/>
                    </a:xfrm>
                    <a:prstGeom prst="rect">
                      <a:avLst/>
                    </a:prstGeom>
                  </pic:spPr>
                </pic:pic>
              </a:graphicData>
            </a:graphic>
          </wp:inline>
        </w:drawing>
      </w:r>
    </w:p>
    <w:p w14:paraId="5452A8E4" w14:textId="17B7068B" w:rsidR="00B265F8" w:rsidRPr="00020A75" w:rsidRDefault="00020A75" w:rsidP="00020A75">
      <w:pPr>
        <w:pStyle w:val="Caption"/>
        <w:jc w:val="center"/>
        <w:rPr>
          <w:rFonts w:ascii="Times New Roman" w:hAnsi="Times New Roman" w:cs="Times New Roman"/>
          <w:sz w:val="24"/>
          <w:szCs w:val="24"/>
          <w:lang w:val="vi-VN"/>
          <w:rPrChange w:id="933" w:author="Mai Văn Chánh" w:date="2021-03-30T22:42:00Z">
            <w:rPr>
              <w:rFonts w:ascii="Times New Roman" w:hAnsi="Times New Roman" w:cs="Times New Roman"/>
              <w:sz w:val="26"/>
              <w:szCs w:val="26"/>
              <w:lang w:val="vi-VN"/>
            </w:rPr>
          </w:rPrChange>
        </w:rPr>
        <w:pPrChange w:id="934" w:author="Mai Văn Chánh" w:date="2021-03-30T22:42:00Z">
          <w:pPr>
            <w:spacing w:line="276" w:lineRule="auto"/>
            <w:jc w:val="center"/>
          </w:pPr>
        </w:pPrChange>
      </w:pPr>
      <w:bookmarkStart w:id="935" w:name="_Toc68038129"/>
      <w:ins w:id="936" w:author="Mai Văn Chánh" w:date="2021-03-30T22:42:00Z">
        <w:r w:rsidRPr="00020A75">
          <w:rPr>
            <w:sz w:val="24"/>
            <w:szCs w:val="24"/>
            <w:rPrChange w:id="937" w:author="Mai Văn Chánh" w:date="2021-03-30T22:42:00Z">
              <w:rPr/>
            </w:rPrChange>
          </w:rPr>
          <w:t xml:space="preserve">Hình  </w:t>
        </w:r>
        <w:r w:rsidRPr="00020A75">
          <w:rPr>
            <w:sz w:val="24"/>
            <w:szCs w:val="24"/>
            <w:rPrChange w:id="938" w:author="Mai Văn Chánh" w:date="2021-03-30T22:42:00Z">
              <w:rPr/>
            </w:rPrChange>
          </w:rPr>
          <w:fldChar w:fldCharType="begin"/>
        </w:r>
        <w:r w:rsidRPr="00020A75">
          <w:rPr>
            <w:sz w:val="24"/>
            <w:szCs w:val="24"/>
            <w:rPrChange w:id="939" w:author="Mai Văn Chánh" w:date="2021-03-30T22:42:00Z">
              <w:rPr/>
            </w:rPrChange>
          </w:rPr>
          <w:instrText xml:space="preserve"> SEQ Hình_ \* ARABIC </w:instrText>
        </w:r>
      </w:ins>
      <w:r w:rsidRPr="00020A75">
        <w:rPr>
          <w:sz w:val="24"/>
          <w:szCs w:val="24"/>
          <w:rPrChange w:id="940" w:author="Mai Văn Chánh" w:date="2021-03-30T22:42:00Z">
            <w:rPr/>
          </w:rPrChange>
        </w:rPr>
        <w:fldChar w:fldCharType="separate"/>
      </w:r>
      <w:ins w:id="941" w:author="Mai Văn Chánh" w:date="2021-03-30T22:53:00Z">
        <w:r w:rsidR="00485B6B">
          <w:rPr>
            <w:noProof/>
            <w:sz w:val="24"/>
            <w:szCs w:val="24"/>
          </w:rPr>
          <w:t>13</w:t>
        </w:r>
      </w:ins>
      <w:ins w:id="942" w:author="Mai Văn Chánh" w:date="2021-03-30T22:42:00Z">
        <w:r w:rsidRPr="00020A75">
          <w:rPr>
            <w:sz w:val="24"/>
            <w:szCs w:val="24"/>
            <w:rPrChange w:id="943" w:author="Mai Văn Chánh" w:date="2021-03-30T22:42:00Z">
              <w:rPr/>
            </w:rPrChange>
          </w:rPr>
          <w:fldChar w:fldCharType="end"/>
        </w:r>
        <w:r w:rsidRPr="00020A75">
          <w:rPr>
            <w:sz w:val="24"/>
            <w:szCs w:val="24"/>
            <w:rPrChange w:id="944" w:author="Mai Văn Chánh" w:date="2021-03-30T22:42:00Z">
              <w:rPr/>
            </w:rPrChange>
          </w:rPr>
          <w:t>:Sơ đồ liên kết các màn hình</w:t>
        </w:r>
      </w:ins>
      <w:bookmarkEnd w:id="935"/>
    </w:p>
    <w:p w14:paraId="022605ED" w14:textId="37C51DF5" w:rsidR="00B265F8" w:rsidRDefault="00B265F8" w:rsidP="00650CA2">
      <w:pPr>
        <w:pStyle w:val="Hnhnh"/>
        <w:spacing w:line="276" w:lineRule="auto"/>
      </w:pPr>
      <w:bookmarkStart w:id="945" w:name="_Toc55581456"/>
      <w:del w:id="946" w:author="Mai Văn Chánh" w:date="2021-03-30T22:42:00Z">
        <w:r w:rsidRPr="00A622DF" w:rsidDel="00020A75">
          <w:delText>Hình 3.1.2. Sơ đồ liên kết các màn hình</w:delText>
        </w:r>
      </w:del>
      <w:bookmarkEnd w:id="945"/>
    </w:p>
    <w:p w14:paraId="2F3741FF" w14:textId="75EB9F63" w:rsidR="00067E9E" w:rsidRDefault="00067E9E" w:rsidP="00650CA2">
      <w:pPr>
        <w:pStyle w:val="Hnhnh"/>
        <w:spacing w:line="276" w:lineRule="auto"/>
      </w:pPr>
    </w:p>
    <w:p w14:paraId="6B4E8B4E" w14:textId="133A8F95" w:rsidR="00067E9E" w:rsidRDefault="00067E9E" w:rsidP="00650CA2">
      <w:pPr>
        <w:pStyle w:val="Hnhnh"/>
        <w:spacing w:line="276" w:lineRule="auto"/>
      </w:pPr>
    </w:p>
    <w:p w14:paraId="48A30ED6" w14:textId="6162CF5F" w:rsidR="00067E9E" w:rsidRDefault="00067E9E" w:rsidP="00650CA2">
      <w:pPr>
        <w:pStyle w:val="Hnhnh"/>
        <w:spacing w:line="276" w:lineRule="auto"/>
      </w:pPr>
    </w:p>
    <w:p w14:paraId="26BA6A05" w14:textId="6C4592C3" w:rsidR="00067E9E" w:rsidRDefault="00067E9E" w:rsidP="00650CA2">
      <w:pPr>
        <w:pStyle w:val="Hnhnh"/>
        <w:spacing w:line="276" w:lineRule="auto"/>
      </w:pPr>
    </w:p>
    <w:p w14:paraId="441C340E" w14:textId="5FD3E427" w:rsidR="00067E9E" w:rsidRDefault="00067E9E" w:rsidP="00650CA2">
      <w:pPr>
        <w:pStyle w:val="Hnhnh"/>
        <w:spacing w:line="276" w:lineRule="auto"/>
      </w:pPr>
    </w:p>
    <w:p w14:paraId="5EE48615" w14:textId="4847B9FE" w:rsidR="00067E9E" w:rsidRDefault="00067E9E" w:rsidP="00650CA2">
      <w:pPr>
        <w:pStyle w:val="Hnhnh"/>
        <w:spacing w:line="276" w:lineRule="auto"/>
      </w:pPr>
    </w:p>
    <w:p w14:paraId="02B71B73" w14:textId="11CC38AC" w:rsidR="00067E9E" w:rsidRDefault="00067E9E" w:rsidP="00650CA2">
      <w:pPr>
        <w:pStyle w:val="Hnhnh"/>
        <w:spacing w:line="276" w:lineRule="auto"/>
      </w:pPr>
    </w:p>
    <w:p w14:paraId="62A6CDD6" w14:textId="77D44A40" w:rsidR="00067E9E" w:rsidRDefault="00067E9E" w:rsidP="00650CA2">
      <w:pPr>
        <w:pStyle w:val="Hnhnh"/>
        <w:spacing w:line="276" w:lineRule="auto"/>
      </w:pPr>
    </w:p>
    <w:p w14:paraId="26316D3E" w14:textId="2D0C29D1" w:rsidR="00067E9E" w:rsidRDefault="00067E9E" w:rsidP="00650CA2">
      <w:pPr>
        <w:pStyle w:val="Hnhnh"/>
        <w:spacing w:line="276" w:lineRule="auto"/>
      </w:pPr>
    </w:p>
    <w:p w14:paraId="46AD0141" w14:textId="437ED59B" w:rsidR="00067E9E" w:rsidRDefault="00067E9E" w:rsidP="00650CA2">
      <w:pPr>
        <w:pStyle w:val="Hnhnh"/>
        <w:spacing w:line="276" w:lineRule="auto"/>
      </w:pPr>
    </w:p>
    <w:p w14:paraId="73D57512" w14:textId="2FE6C503" w:rsidR="00067E9E" w:rsidRDefault="00067E9E" w:rsidP="00650CA2">
      <w:pPr>
        <w:pStyle w:val="Hnhnh"/>
        <w:spacing w:line="276" w:lineRule="auto"/>
      </w:pPr>
    </w:p>
    <w:p w14:paraId="4320CF3E" w14:textId="5FF01981" w:rsidR="00067E9E" w:rsidRDefault="00067E9E" w:rsidP="00650CA2">
      <w:pPr>
        <w:pStyle w:val="Hnhnh"/>
        <w:spacing w:line="276" w:lineRule="auto"/>
      </w:pPr>
    </w:p>
    <w:p w14:paraId="190F5BAF" w14:textId="1D1E6F14" w:rsidR="00067E9E" w:rsidRDefault="00067E9E" w:rsidP="00650CA2">
      <w:pPr>
        <w:pStyle w:val="Hnhnh"/>
        <w:spacing w:line="276" w:lineRule="auto"/>
      </w:pPr>
    </w:p>
    <w:p w14:paraId="3398169A" w14:textId="264E4616" w:rsidR="00067E9E" w:rsidRDefault="00067E9E" w:rsidP="00650CA2">
      <w:pPr>
        <w:pStyle w:val="Hnhnh"/>
        <w:spacing w:line="276" w:lineRule="auto"/>
      </w:pPr>
    </w:p>
    <w:p w14:paraId="23E37AA8" w14:textId="558342A1" w:rsidR="00067E9E" w:rsidRDefault="00067E9E" w:rsidP="00650CA2">
      <w:pPr>
        <w:pStyle w:val="Hnhnh"/>
        <w:spacing w:line="276" w:lineRule="auto"/>
      </w:pPr>
    </w:p>
    <w:p w14:paraId="27A0069D" w14:textId="092712B8" w:rsidR="00067E9E" w:rsidRDefault="00067E9E" w:rsidP="00650CA2">
      <w:pPr>
        <w:pStyle w:val="Hnhnh"/>
        <w:spacing w:line="276" w:lineRule="auto"/>
      </w:pPr>
    </w:p>
    <w:p w14:paraId="3B05D950" w14:textId="1F65F589" w:rsidR="00067E9E" w:rsidRDefault="00067E9E" w:rsidP="00650CA2">
      <w:pPr>
        <w:pStyle w:val="Hnhnh"/>
        <w:spacing w:line="276" w:lineRule="auto"/>
      </w:pPr>
    </w:p>
    <w:p w14:paraId="258953ED" w14:textId="77777777" w:rsidR="00067E9E" w:rsidRPr="00A622DF" w:rsidRDefault="00067E9E" w:rsidP="00650CA2">
      <w:pPr>
        <w:pStyle w:val="Hnhnh"/>
        <w:spacing w:line="276" w:lineRule="auto"/>
      </w:pPr>
    </w:p>
    <w:p w14:paraId="07BE1970" w14:textId="1A22629B" w:rsidR="008C2945" w:rsidRPr="00A622DF" w:rsidRDefault="008C2945" w:rsidP="00650CA2">
      <w:pPr>
        <w:pStyle w:val="Heading2"/>
        <w:spacing w:line="276" w:lineRule="auto"/>
        <w:rPr>
          <w:rFonts w:ascii="Times New Roman" w:hAnsi="Times New Roman" w:cs="Times New Roman"/>
          <w:b/>
          <w:color w:val="auto"/>
          <w:lang w:val="vi-VN"/>
        </w:rPr>
      </w:pPr>
      <w:bookmarkStart w:id="947" w:name="_Toc68038644"/>
      <w:r w:rsidRPr="00A622DF">
        <w:rPr>
          <w:rFonts w:ascii="Times New Roman" w:hAnsi="Times New Roman" w:cs="Times New Roman"/>
          <w:b/>
          <w:color w:val="auto"/>
          <w:lang w:val="vi-VN"/>
        </w:rPr>
        <w:lastRenderedPageBreak/>
        <w:t>1.</w:t>
      </w:r>
      <w:ins w:id="948" w:author="Mai Văn Chánh" w:date="2021-03-30T22:38:00Z">
        <w:r w:rsidR="00020A75">
          <w:rPr>
            <w:rFonts w:ascii="Times New Roman" w:hAnsi="Times New Roman" w:cs="Times New Roman"/>
            <w:b/>
            <w:color w:val="auto"/>
          </w:rPr>
          <w:t>5</w:t>
        </w:r>
      </w:ins>
      <w:del w:id="949" w:author="Mai Văn Chánh" w:date="2021-03-30T22:38:00Z">
        <w:r w:rsidRPr="00A622DF" w:rsidDel="00020A75">
          <w:rPr>
            <w:rFonts w:ascii="Times New Roman" w:hAnsi="Times New Roman" w:cs="Times New Roman"/>
            <w:b/>
            <w:color w:val="auto"/>
            <w:lang w:val="vi-VN"/>
          </w:rPr>
          <w:delText>4</w:delText>
        </w:r>
      </w:del>
      <w:r w:rsidRPr="00A622DF">
        <w:rPr>
          <w:rFonts w:ascii="Times New Roman" w:hAnsi="Times New Roman" w:cs="Times New Roman"/>
          <w:b/>
          <w:color w:val="auto"/>
          <w:lang w:val="vi-VN"/>
        </w:rPr>
        <w:t>. Vai trò các thành viên</w:t>
      </w:r>
      <w:bookmarkEnd w:id="947"/>
    </w:p>
    <w:p w14:paraId="22E283FB" w14:textId="77777777" w:rsidR="00AD3261" w:rsidRPr="00A622DF" w:rsidRDefault="00AD3261" w:rsidP="00650CA2">
      <w:pPr>
        <w:spacing w:line="276" w:lineRule="auto"/>
        <w:rPr>
          <w:rFonts w:ascii="Times New Roman" w:hAnsi="Times New Roman" w:cs="Times New Roman"/>
          <w:b/>
          <w:sz w:val="26"/>
          <w:szCs w:val="26"/>
          <w:lang w:val="vi-VN"/>
        </w:rPr>
      </w:pPr>
      <w:r w:rsidRPr="00A622DF">
        <w:rPr>
          <w:rFonts w:ascii="Times New Roman" w:hAnsi="Times New Roman" w:cs="Times New Roman"/>
          <w:b/>
          <w:sz w:val="26"/>
          <w:szCs w:val="26"/>
          <w:lang w:val="vi-VN"/>
        </w:rPr>
        <w:t>Nhóm 9</w:t>
      </w:r>
    </w:p>
    <w:tbl>
      <w:tblPr>
        <w:tblStyle w:val="TableGrid"/>
        <w:tblW w:w="0" w:type="auto"/>
        <w:tblLayout w:type="fixed"/>
        <w:tblLook w:val="04A0" w:firstRow="1" w:lastRow="0" w:firstColumn="1" w:lastColumn="0" w:noHBand="0" w:noVBand="1"/>
      </w:tblPr>
      <w:tblGrid>
        <w:gridCol w:w="562"/>
        <w:gridCol w:w="1134"/>
        <w:gridCol w:w="1560"/>
        <w:gridCol w:w="2126"/>
        <w:gridCol w:w="3679"/>
      </w:tblGrid>
      <w:tr w:rsidR="00AD3261" w:rsidRPr="00A622DF" w14:paraId="3A82F11A" w14:textId="77777777" w:rsidTr="00D66FAB">
        <w:tc>
          <w:tcPr>
            <w:tcW w:w="562" w:type="dxa"/>
            <w:vAlign w:val="center"/>
          </w:tcPr>
          <w:p w14:paraId="66EDF7AF" w14:textId="77777777" w:rsidR="00AD3261" w:rsidRPr="00A622DF" w:rsidRDefault="00AD3261"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S</w:t>
            </w:r>
            <w:r w:rsidR="00A9378C"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TT</w:t>
            </w:r>
          </w:p>
        </w:tc>
        <w:tc>
          <w:tcPr>
            <w:tcW w:w="1134" w:type="dxa"/>
            <w:vAlign w:val="center"/>
          </w:tcPr>
          <w:p w14:paraId="5243D86A" w14:textId="77777777"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MSSV</w:t>
            </w:r>
          </w:p>
        </w:tc>
        <w:tc>
          <w:tcPr>
            <w:tcW w:w="1560" w:type="dxa"/>
            <w:vAlign w:val="center"/>
          </w:tcPr>
          <w:p w14:paraId="0FD248F5" w14:textId="77777777"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Họ và tên</w:t>
            </w:r>
          </w:p>
        </w:tc>
        <w:tc>
          <w:tcPr>
            <w:tcW w:w="2126" w:type="dxa"/>
            <w:vAlign w:val="center"/>
          </w:tcPr>
          <w:p w14:paraId="11458871" w14:textId="77777777"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Vai trò</w:t>
            </w:r>
          </w:p>
        </w:tc>
        <w:tc>
          <w:tcPr>
            <w:tcW w:w="3679" w:type="dxa"/>
            <w:vAlign w:val="center"/>
          </w:tcPr>
          <w:p w14:paraId="33901BB0" w14:textId="77777777"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Nội dung thực hiện</w:t>
            </w:r>
          </w:p>
        </w:tc>
      </w:tr>
      <w:tr w:rsidR="00AD3261" w:rsidRPr="00474158" w14:paraId="594E0898" w14:textId="77777777" w:rsidTr="00D66FAB">
        <w:tc>
          <w:tcPr>
            <w:tcW w:w="562" w:type="dxa"/>
            <w:vAlign w:val="center"/>
          </w:tcPr>
          <w:p w14:paraId="4C6834D5" w14:textId="77777777"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1</w:t>
            </w:r>
          </w:p>
        </w:tc>
        <w:tc>
          <w:tcPr>
            <w:tcW w:w="1134" w:type="dxa"/>
            <w:vAlign w:val="center"/>
          </w:tcPr>
          <w:p w14:paraId="54BFA6AB" w14:textId="127614D3" w:rsidR="00AD3261"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1824801</w:t>
            </w:r>
            <w:r w:rsidR="00A843E7"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030</w:t>
            </w:r>
          </w:p>
        </w:tc>
        <w:tc>
          <w:tcPr>
            <w:tcW w:w="1560" w:type="dxa"/>
            <w:vAlign w:val="center"/>
          </w:tcPr>
          <w:p w14:paraId="5769DF69" w14:textId="2CD56AFC" w:rsidR="00AD3261" w:rsidRPr="001C74CB" w:rsidRDefault="001C74CB" w:rsidP="00650CA2">
            <w:pPr>
              <w:spacing w:line="276" w:lineRule="auto"/>
              <w:jc w:val="center"/>
              <w:rPr>
                <w:rFonts w:ascii="Times New Roman" w:hAnsi="Times New Roman" w:cs="Times New Roman"/>
                <w:sz w:val="26"/>
                <w:szCs w:val="26"/>
              </w:rPr>
            </w:pPr>
            <w:r>
              <w:rPr>
                <w:rFonts w:ascii="Times New Roman" w:hAnsi="Times New Roman" w:cs="Times New Roman"/>
                <w:sz w:val="26"/>
                <w:szCs w:val="26"/>
              </w:rPr>
              <w:t>Lê Thanh Hiệp</w:t>
            </w:r>
          </w:p>
        </w:tc>
        <w:tc>
          <w:tcPr>
            <w:tcW w:w="2126" w:type="dxa"/>
            <w:vAlign w:val="center"/>
          </w:tcPr>
          <w:p w14:paraId="13ACB190" w14:textId="77777777" w:rsidR="00AD3261" w:rsidRPr="00A622DF" w:rsidRDefault="00D66FAB"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Project Manager</w:t>
            </w:r>
            <w:r w:rsidR="00267987" w:rsidRPr="00A622DF">
              <w:rPr>
                <w:rFonts w:ascii="Times New Roman" w:hAnsi="Times New Roman" w:cs="Times New Roman"/>
                <w:sz w:val="26"/>
                <w:szCs w:val="26"/>
                <w:lang w:val="vi-VN"/>
              </w:rPr>
              <w:t>,</w:t>
            </w:r>
          </w:p>
          <w:p w14:paraId="6324A2CC"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Developer</w:t>
            </w:r>
            <w:r w:rsidR="00267987" w:rsidRPr="00A622DF">
              <w:rPr>
                <w:rFonts w:ascii="Times New Roman" w:hAnsi="Times New Roman" w:cs="Times New Roman"/>
                <w:sz w:val="26"/>
                <w:szCs w:val="26"/>
                <w:lang w:val="vi-VN"/>
              </w:rPr>
              <w:t>,</w:t>
            </w:r>
          </w:p>
          <w:p w14:paraId="0F8662E0"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Tester</w:t>
            </w:r>
          </w:p>
        </w:tc>
        <w:tc>
          <w:tcPr>
            <w:tcW w:w="3679" w:type="dxa"/>
          </w:tcPr>
          <w:p w14:paraId="318BDB08" w14:textId="77777777" w:rsidR="00AD3261" w:rsidRPr="00A622DF" w:rsidRDefault="00E07AF4"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Thống nhất ý tưởng và phân công nhiệm vụ</w:t>
            </w:r>
          </w:p>
          <w:p w14:paraId="5D5E8976" w14:textId="77777777" w:rsidR="00B632AC" w:rsidRPr="00A622DF" w:rsidRDefault="00B632AC"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Xây dựng màn hình Chi tiết công việc</w:t>
            </w:r>
          </w:p>
          <w:p w14:paraId="0ECC5F9E" w14:textId="77777777" w:rsidR="00D26988" w:rsidRPr="00A622DF" w:rsidRDefault="00D26988"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Phát triển màn hình Thêm công việc thành Sửa công việc</w:t>
            </w:r>
          </w:p>
          <w:p w14:paraId="517CEB84" w14:textId="77777777" w:rsidR="00B632AC" w:rsidRPr="00A622DF" w:rsidRDefault="00B632AC"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Liên kết các màn hình của ứng dụng</w:t>
            </w:r>
          </w:p>
          <w:p w14:paraId="40640CDB" w14:textId="77777777" w:rsidR="000F6818" w:rsidRPr="00A622DF" w:rsidRDefault="000F6818"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ml:space="preserve">- </w:t>
            </w:r>
            <w:r w:rsidR="00AA0352" w:rsidRPr="00A622DF">
              <w:rPr>
                <w:rFonts w:ascii="Times New Roman" w:hAnsi="Times New Roman" w:cs="Times New Roman"/>
                <w:sz w:val="26"/>
                <w:szCs w:val="26"/>
                <w:lang w:val="vi-VN"/>
              </w:rPr>
              <w:t>Xử lí</w:t>
            </w:r>
            <w:r w:rsidRPr="00A622DF">
              <w:rPr>
                <w:rFonts w:ascii="Times New Roman" w:hAnsi="Times New Roman" w:cs="Times New Roman"/>
                <w:sz w:val="26"/>
                <w:szCs w:val="26"/>
                <w:lang w:val="vi-VN"/>
              </w:rPr>
              <w:t xml:space="preserve"> các lỗi phát sinh của ứng dụng</w:t>
            </w:r>
          </w:p>
        </w:tc>
      </w:tr>
      <w:tr w:rsidR="00A9378C" w:rsidRPr="00474158" w14:paraId="6F3B4929" w14:textId="77777777" w:rsidTr="00D66FAB">
        <w:tc>
          <w:tcPr>
            <w:tcW w:w="562" w:type="dxa"/>
            <w:vAlign w:val="center"/>
          </w:tcPr>
          <w:p w14:paraId="21ACA3A9" w14:textId="77777777" w:rsidR="00A9378C" w:rsidRPr="00A622DF" w:rsidRDefault="00A9378C"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2</w:t>
            </w:r>
          </w:p>
        </w:tc>
        <w:tc>
          <w:tcPr>
            <w:tcW w:w="1134" w:type="dxa"/>
            <w:vAlign w:val="center"/>
          </w:tcPr>
          <w:p w14:paraId="770F4835" w14:textId="68E434D7" w:rsidR="00A9378C" w:rsidRPr="00A622DF" w:rsidRDefault="00A9378C"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1824801</w:t>
            </w:r>
            <w:r w:rsidR="00A843E7"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030</w:t>
            </w:r>
          </w:p>
        </w:tc>
        <w:tc>
          <w:tcPr>
            <w:tcW w:w="1560" w:type="dxa"/>
            <w:vAlign w:val="center"/>
          </w:tcPr>
          <w:p w14:paraId="205213D7" w14:textId="3BFD5570" w:rsidR="00A9378C" w:rsidRPr="001C74CB" w:rsidRDefault="00A9378C"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 xml:space="preserve">Hồ Diên </w:t>
            </w:r>
            <w:r w:rsidR="001C74CB">
              <w:rPr>
                <w:rFonts w:ascii="Times New Roman" w:hAnsi="Times New Roman" w:cs="Times New Roman"/>
                <w:sz w:val="26"/>
                <w:szCs w:val="26"/>
              </w:rPr>
              <w:t>Công</w:t>
            </w:r>
          </w:p>
        </w:tc>
        <w:tc>
          <w:tcPr>
            <w:tcW w:w="2126" w:type="dxa"/>
            <w:vAlign w:val="center"/>
          </w:tcPr>
          <w:p w14:paraId="07CFD8E1" w14:textId="77777777" w:rsidR="00A9378C"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Developer</w:t>
            </w:r>
            <w:r w:rsidR="00267987" w:rsidRPr="00A622DF">
              <w:rPr>
                <w:rFonts w:ascii="Times New Roman" w:hAnsi="Times New Roman" w:cs="Times New Roman"/>
                <w:sz w:val="26"/>
                <w:szCs w:val="26"/>
                <w:lang w:val="vi-VN"/>
              </w:rPr>
              <w:t>,</w:t>
            </w:r>
          </w:p>
          <w:p w14:paraId="4BBFE4F0"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Data Analyst</w:t>
            </w:r>
          </w:p>
        </w:tc>
        <w:tc>
          <w:tcPr>
            <w:tcW w:w="3679" w:type="dxa"/>
          </w:tcPr>
          <w:p w14:paraId="1BBEA3AE" w14:textId="77777777" w:rsidR="00A9378C" w:rsidRPr="00A622DF" w:rsidRDefault="00E07AF4"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Đề xuất ý tưởng</w:t>
            </w:r>
          </w:p>
          <w:p w14:paraId="7B9A118A" w14:textId="77777777" w:rsidR="00A843E7" w:rsidRPr="00A622DF" w:rsidRDefault="00A843E7"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Xây dựng màn hình Danh sách công việc</w:t>
            </w:r>
          </w:p>
          <w:p w14:paraId="41BB347F" w14:textId="26385AD1" w:rsidR="003A1CCD" w:rsidRDefault="003A1CCD"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ml:space="preserve">- Xử lí hoạt động </w:t>
            </w:r>
            <w:r w:rsidR="00067E9E">
              <w:rPr>
                <w:rFonts w:ascii="Times New Roman" w:hAnsi="Times New Roman" w:cs="Times New Roman"/>
                <w:sz w:val="26"/>
                <w:szCs w:val="26"/>
              </w:rPr>
              <w:t>Thêm</w:t>
            </w:r>
            <w:r w:rsidRPr="00A622DF">
              <w:rPr>
                <w:rFonts w:ascii="Times New Roman" w:hAnsi="Times New Roman" w:cs="Times New Roman"/>
                <w:sz w:val="26"/>
                <w:szCs w:val="26"/>
                <w:lang w:val="vi-VN"/>
              </w:rPr>
              <w:t xml:space="preserve"> công việc</w:t>
            </w:r>
          </w:p>
          <w:p w14:paraId="45D9D137" w14:textId="43A9822C" w:rsidR="001C74CB" w:rsidRPr="00A622DF" w:rsidRDefault="001C74CB" w:rsidP="001C74CB">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ml:space="preserve">- Xây dựng màn hình </w:t>
            </w:r>
            <w:r w:rsidR="00067E9E">
              <w:rPr>
                <w:rFonts w:ascii="Times New Roman" w:hAnsi="Times New Roman" w:cs="Times New Roman"/>
                <w:sz w:val="26"/>
                <w:szCs w:val="26"/>
              </w:rPr>
              <w:t>Chỉnh sửa</w:t>
            </w:r>
            <w:r w:rsidRPr="00A622DF">
              <w:rPr>
                <w:rFonts w:ascii="Times New Roman" w:hAnsi="Times New Roman" w:cs="Times New Roman"/>
                <w:sz w:val="26"/>
                <w:szCs w:val="26"/>
                <w:lang w:val="vi-VN"/>
              </w:rPr>
              <w:t xml:space="preserve"> công việc</w:t>
            </w:r>
          </w:p>
          <w:p w14:paraId="609FD856" w14:textId="42368C8F" w:rsidR="001C74CB" w:rsidRPr="00A622DF" w:rsidRDefault="001C74CB" w:rsidP="00650CA2">
            <w:pPr>
              <w:spacing w:line="276" w:lineRule="auto"/>
              <w:rPr>
                <w:rFonts w:ascii="Times New Roman" w:hAnsi="Times New Roman" w:cs="Times New Roman"/>
                <w:sz w:val="26"/>
                <w:szCs w:val="26"/>
                <w:lang w:val="vi-VN"/>
              </w:rPr>
            </w:pPr>
          </w:p>
        </w:tc>
      </w:tr>
      <w:tr w:rsidR="00E07DFA" w:rsidRPr="00474158" w14:paraId="110CF88F" w14:textId="77777777" w:rsidTr="00D66FAB">
        <w:tc>
          <w:tcPr>
            <w:tcW w:w="562" w:type="dxa"/>
            <w:vAlign w:val="center"/>
          </w:tcPr>
          <w:p w14:paraId="507295A4"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3</w:t>
            </w:r>
          </w:p>
        </w:tc>
        <w:tc>
          <w:tcPr>
            <w:tcW w:w="1134" w:type="dxa"/>
            <w:vAlign w:val="center"/>
          </w:tcPr>
          <w:p w14:paraId="56E39635" w14:textId="64A81AA8" w:rsidR="00E07DFA" w:rsidRPr="00067E9E" w:rsidRDefault="00E07DFA"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1824801</w:t>
            </w:r>
            <w:r w:rsidR="00A843E7"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030</w:t>
            </w:r>
            <w:r w:rsidR="00067E9E">
              <w:rPr>
                <w:rFonts w:ascii="Times New Roman" w:hAnsi="Times New Roman" w:cs="Times New Roman"/>
                <w:sz w:val="26"/>
                <w:szCs w:val="26"/>
              </w:rPr>
              <w:t>028</w:t>
            </w:r>
          </w:p>
        </w:tc>
        <w:tc>
          <w:tcPr>
            <w:tcW w:w="1560" w:type="dxa"/>
            <w:vAlign w:val="center"/>
          </w:tcPr>
          <w:p w14:paraId="74066317" w14:textId="17F0F36A" w:rsidR="00E07DFA" w:rsidRPr="00067E9E" w:rsidRDefault="00067E9E" w:rsidP="00650CA2">
            <w:pPr>
              <w:spacing w:line="276" w:lineRule="auto"/>
              <w:jc w:val="center"/>
              <w:rPr>
                <w:rFonts w:ascii="Times New Roman" w:hAnsi="Times New Roman" w:cs="Times New Roman"/>
                <w:sz w:val="26"/>
                <w:szCs w:val="26"/>
              </w:rPr>
            </w:pPr>
            <w:r>
              <w:rPr>
                <w:rFonts w:ascii="Times New Roman" w:hAnsi="Times New Roman" w:cs="Times New Roman"/>
                <w:sz w:val="26"/>
                <w:szCs w:val="26"/>
              </w:rPr>
              <w:t>Mai Văn Chánh</w:t>
            </w:r>
          </w:p>
        </w:tc>
        <w:tc>
          <w:tcPr>
            <w:tcW w:w="2126" w:type="dxa"/>
            <w:vAlign w:val="center"/>
          </w:tcPr>
          <w:p w14:paraId="34146284"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Developer</w:t>
            </w:r>
            <w:r w:rsidR="00267987" w:rsidRPr="00A622DF">
              <w:rPr>
                <w:rFonts w:ascii="Times New Roman" w:hAnsi="Times New Roman" w:cs="Times New Roman"/>
                <w:sz w:val="26"/>
                <w:szCs w:val="26"/>
                <w:lang w:val="vi-VN"/>
              </w:rPr>
              <w:t>,</w:t>
            </w:r>
          </w:p>
          <w:p w14:paraId="0D1430DB" w14:textId="77777777" w:rsidR="00E07DFA" w:rsidRPr="00A622DF" w:rsidRDefault="00E07DFA"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IT Support</w:t>
            </w:r>
          </w:p>
        </w:tc>
        <w:tc>
          <w:tcPr>
            <w:tcW w:w="3679" w:type="dxa"/>
          </w:tcPr>
          <w:p w14:paraId="5AA2FF4C" w14:textId="77777777" w:rsidR="00E07DFA" w:rsidRPr="00A622DF" w:rsidRDefault="00E07AF4"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Đóng góp ý kiến xây dựng</w:t>
            </w:r>
          </w:p>
          <w:p w14:paraId="35B395D7" w14:textId="77777777" w:rsidR="00924A18" w:rsidRDefault="00924A18"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Xử lí thời gian bắt đầu và kết thúc của công việc</w:t>
            </w:r>
          </w:p>
          <w:p w14:paraId="13E96D2B" w14:textId="1D915575" w:rsidR="00067E9E" w:rsidRPr="00A622DF" w:rsidRDefault="00067E9E" w:rsidP="00067E9E">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Xây dựng màn hình Đăng</w:t>
            </w:r>
            <w:r>
              <w:rPr>
                <w:rFonts w:ascii="Times New Roman" w:hAnsi="Times New Roman" w:cs="Times New Roman"/>
                <w:sz w:val="26"/>
                <w:szCs w:val="26"/>
              </w:rPr>
              <w:t xml:space="preserve"> N</w:t>
            </w:r>
            <w:r w:rsidRPr="00A622DF">
              <w:rPr>
                <w:rFonts w:ascii="Times New Roman" w:hAnsi="Times New Roman" w:cs="Times New Roman"/>
                <w:sz w:val="26"/>
                <w:szCs w:val="26"/>
                <w:lang w:val="vi-VN"/>
              </w:rPr>
              <w:t>hập</w:t>
            </w:r>
          </w:p>
          <w:p w14:paraId="511440F6" w14:textId="70184B42" w:rsidR="00067E9E" w:rsidRPr="00A622DF" w:rsidRDefault="00067E9E"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ml:space="preserve">Xây dựng màn hình </w:t>
            </w:r>
            <w:r>
              <w:rPr>
                <w:rFonts w:ascii="Times New Roman" w:hAnsi="Times New Roman" w:cs="Times New Roman"/>
                <w:sz w:val="26"/>
                <w:szCs w:val="26"/>
              </w:rPr>
              <w:t>Xóa</w:t>
            </w:r>
            <w:r w:rsidRPr="00A622DF">
              <w:rPr>
                <w:rFonts w:ascii="Times New Roman" w:hAnsi="Times New Roman" w:cs="Times New Roman"/>
                <w:sz w:val="26"/>
                <w:szCs w:val="26"/>
                <w:lang w:val="vi-VN"/>
              </w:rPr>
              <w:t xml:space="preserve"> công việc</w:t>
            </w:r>
          </w:p>
        </w:tc>
      </w:tr>
      <w:tr w:rsidR="00E07DFA" w:rsidRPr="00474158" w14:paraId="0DB5E21E" w14:textId="77777777" w:rsidTr="00D66FAB">
        <w:tc>
          <w:tcPr>
            <w:tcW w:w="562" w:type="dxa"/>
            <w:vAlign w:val="center"/>
          </w:tcPr>
          <w:p w14:paraId="39A83B99"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4</w:t>
            </w:r>
          </w:p>
        </w:tc>
        <w:tc>
          <w:tcPr>
            <w:tcW w:w="1134" w:type="dxa"/>
            <w:vAlign w:val="center"/>
          </w:tcPr>
          <w:p w14:paraId="06033886" w14:textId="4D591A85" w:rsidR="00E07DFA" w:rsidRPr="00A622DF" w:rsidRDefault="00E07DFA"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1824801</w:t>
            </w:r>
            <w:r w:rsidR="00A843E7"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030</w:t>
            </w:r>
          </w:p>
        </w:tc>
        <w:tc>
          <w:tcPr>
            <w:tcW w:w="1560" w:type="dxa"/>
            <w:vAlign w:val="center"/>
          </w:tcPr>
          <w:p w14:paraId="449C1B49" w14:textId="477ACEB7" w:rsidR="00E07DFA" w:rsidRPr="00067E9E" w:rsidRDefault="00067E9E" w:rsidP="00650CA2">
            <w:pPr>
              <w:spacing w:line="276" w:lineRule="auto"/>
              <w:jc w:val="center"/>
              <w:rPr>
                <w:rFonts w:ascii="Times New Roman" w:hAnsi="Times New Roman" w:cs="Times New Roman"/>
                <w:sz w:val="26"/>
                <w:szCs w:val="26"/>
              </w:rPr>
            </w:pPr>
            <w:r>
              <w:rPr>
                <w:rFonts w:ascii="Times New Roman" w:hAnsi="Times New Roman" w:cs="Times New Roman"/>
                <w:sz w:val="26"/>
                <w:szCs w:val="26"/>
              </w:rPr>
              <w:t>Lê Thanh Hoài</w:t>
            </w:r>
          </w:p>
        </w:tc>
        <w:tc>
          <w:tcPr>
            <w:tcW w:w="2126" w:type="dxa"/>
            <w:vAlign w:val="center"/>
          </w:tcPr>
          <w:p w14:paraId="33CF989C"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Developer</w:t>
            </w:r>
            <w:r w:rsidR="00267987" w:rsidRPr="00A622DF">
              <w:rPr>
                <w:rFonts w:ascii="Times New Roman" w:hAnsi="Times New Roman" w:cs="Times New Roman"/>
                <w:sz w:val="26"/>
                <w:szCs w:val="26"/>
                <w:lang w:val="vi-VN"/>
              </w:rPr>
              <w:t>,</w:t>
            </w:r>
          </w:p>
          <w:p w14:paraId="3E1E7163" w14:textId="77777777" w:rsidR="00E07DFA" w:rsidRPr="00A622DF" w:rsidRDefault="00E07DFA" w:rsidP="00650CA2">
            <w:pPr>
              <w:spacing w:line="276" w:lineRule="auto"/>
              <w:jc w:val="center"/>
              <w:rPr>
                <w:rFonts w:ascii="Times New Roman" w:hAnsi="Times New Roman" w:cs="Times New Roman"/>
                <w:sz w:val="26"/>
                <w:szCs w:val="26"/>
              </w:rPr>
            </w:pPr>
            <w:r w:rsidRPr="00A622DF">
              <w:rPr>
                <w:rFonts w:ascii="Times New Roman" w:hAnsi="Times New Roman" w:cs="Times New Roman"/>
                <w:sz w:val="26"/>
                <w:szCs w:val="26"/>
                <w:lang w:val="vi-VN"/>
              </w:rPr>
              <w:t>Security</w:t>
            </w:r>
          </w:p>
        </w:tc>
        <w:tc>
          <w:tcPr>
            <w:tcW w:w="3679" w:type="dxa"/>
          </w:tcPr>
          <w:p w14:paraId="404800DE" w14:textId="5C6886D5" w:rsidR="00067E9E" w:rsidRPr="00A622DF" w:rsidRDefault="00E07AF4"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Đóng góp ý kiến xây dựng</w:t>
            </w:r>
          </w:p>
          <w:p w14:paraId="1EE3F85F" w14:textId="5019B3C4" w:rsidR="00A843E7" w:rsidRPr="00067E9E" w:rsidRDefault="00A843E7" w:rsidP="00650CA2">
            <w:pPr>
              <w:spacing w:line="276" w:lineRule="auto"/>
              <w:rPr>
                <w:rFonts w:ascii="Times New Roman" w:hAnsi="Times New Roman" w:cs="Times New Roman"/>
                <w:sz w:val="26"/>
                <w:szCs w:val="26"/>
              </w:rPr>
            </w:pPr>
            <w:r w:rsidRPr="00A622DF">
              <w:rPr>
                <w:rFonts w:ascii="Times New Roman" w:hAnsi="Times New Roman" w:cs="Times New Roman"/>
                <w:sz w:val="26"/>
                <w:szCs w:val="26"/>
                <w:lang w:val="vi-VN"/>
              </w:rPr>
              <w:t xml:space="preserve">- Xây dựng màn hình Đăng </w:t>
            </w:r>
            <w:r w:rsidR="00067E9E">
              <w:rPr>
                <w:rFonts w:ascii="Times New Roman" w:hAnsi="Times New Roman" w:cs="Times New Roman"/>
                <w:sz w:val="26"/>
                <w:szCs w:val="26"/>
              </w:rPr>
              <w:t>Xuất</w:t>
            </w:r>
          </w:p>
          <w:p w14:paraId="2ABC1D1E" w14:textId="77777777" w:rsidR="00A843E7" w:rsidRPr="00A622DF" w:rsidRDefault="00A843E7"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Xử lí các sự kiện ngoại lệ của màn hình Đăng nhập</w:t>
            </w:r>
          </w:p>
        </w:tc>
      </w:tr>
      <w:tr w:rsidR="00E07DFA" w:rsidRPr="00A622DF" w14:paraId="35564579" w14:textId="77777777" w:rsidTr="00D66FAB">
        <w:tc>
          <w:tcPr>
            <w:tcW w:w="562" w:type="dxa"/>
            <w:vAlign w:val="center"/>
          </w:tcPr>
          <w:p w14:paraId="15B040B0"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5</w:t>
            </w:r>
          </w:p>
        </w:tc>
        <w:tc>
          <w:tcPr>
            <w:tcW w:w="1134" w:type="dxa"/>
            <w:vAlign w:val="center"/>
          </w:tcPr>
          <w:p w14:paraId="25AE64B9" w14:textId="6C6DD23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1824801</w:t>
            </w:r>
            <w:r w:rsidR="00A843E7" w:rsidRPr="00A622DF">
              <w:rPr>
                <w:rFonts w:ascii="Times New Roman" w:hAnsi="Times New Roman" w:cs="Times New Roman"/>
                <w:sz w:val="26"/>
                <w:szCs w:val="26"/>
                <w:lang w:val="vi-VN"/>
              </w:rPr>
              <w:br/>
            </w:r>
            <w:r w:rsidRPr="00A622DF">
              <w:rPr>
                <w:rFonts w:ascii="Times New Roman" w:hAnsi="Times New Roman" w:cs="Times New Roman"/>
                <w:sz w:val="26"/>
                <w:szCs w:val="26"/>
                <w:lang w:val="vi-VN"/>
              </w:rPr>
              <w:t>030</w:t>
            </w:r>
          </w:p>
        </w:tc>
        <w:tc>
          <w:tcPr>
            <w:tcW w:w="1560" w:type="dxa"/>
            <w:vAlign w:val="center"/>
          </w:tcPr>
          <w:p w14:paraId="2E5ADD4F" w14:textId="5058742D" w:rsidR="00E07DFA" w:rsidRPr="00067E9E" w:rsidRDefault="00067E9E" w:rsidP="00650CA2">
            <w:pPr>
              <w:spacing w:line="276" w:lineRule="auto"/>
              <w:jc w:val="center"/>
              <w:rPr>
                <w:rFonts w:ascii="Times New Roman" w:hAnsi="Times New Roman" w:cs="Times New Roman"/>
                <w:sz w:val="26"/>
                <w:szCs w:val="26"/>
              </w:rPr>
            </w:pPr>
            <w:r>
              <w:rPr>
                <w:rFonts w:ascii="Times New Roman" w:hAnsi="Times New Roman" w:cs="Times New Roman"/>
                <w:sz w:val="26"/>
                <w:szCs w:val="26"/>
              </w:rPr>
              <w:t>Nguyễn Thị Ngọc hân</w:t>
            </w:r>
          </w:p>
        </w:tc>
        <w:tc>
          <w:tcPr>
            <w:tcW w:w="2126" w:type="dxa"/>
            <w:vAlign w:val="center"/>
          </w:tcPr>
          <w:p w14:paraId="6EE8D9D7" w14:textId="77777777" w:rsidR="00E07DFA" w:rsidRPr="00A622DF" w:rsidRDefault="00E07DFA" w:rsidP="00650CA2">
            <w:pPr>
              <w:spacing w:line="276" w:lineRule="auto"/>
              <w:jc w:val="center"/>
              <w:rPr>
                <w:rFonts w:ascii="Times New Roman" w:hAnsi="Times New Roman" w:cs="Times New Roman"/>
                <w:sz w:val="26"/>
                <w:szCs w:val="26"/>
                <w:lang w:val="vi-VN"/>
              </w:rPr>
            </w:pPr>
            <w:r w:rsidRPr="00A622DF">
              <w:rPr>
                <w:rFonts w:ascii="Times New Roman" w:hAnsi="Times New Roman" w:cs="Times New Roman"/>
                <w:sz w:val="26"/>
                <w:szCs w:val="26"/>
                <w:lang w:val="vi-VN"/>
              </w:rPr>
              <w:t>Developer</w:t>
            </w:r>
          </w:p>
        </w:tc>
        <w:tc>
          <w:tcPr>
            <w:tcW w:w="3679" w:type="dxa"/>
          </w:tcPr>
          <w:p w14:paraId="75FA0B82" w14:textId="77777777" w:rsidR="00E07DFA" w:rsidRPr="00A622DF" w:rsidRDefault="00E07AF4" w:rsidP="00650CA2">
            <w:pPr>
              <w:spacing w:line="276" w:lineRule="auto"/>
              <w:rPr>
                <w:rFonts w:ascii="Times New Roman" w:hAnsi="Times New Roman" w:cs="Times New Roman"/>
                <w:sz w:val="26"/>
                <w:szCs w:val="26"/>
                <w:lang w:val="vi-VN"/>
              </w:rPr>
            </w:pPr>
            <w:r w:rsidRPr="00A622DF">
              <w:rPr>
                <w:rFonts w:ascii="Times New Roman" w:hAnsi="Times New Roman" w:cs="Times New Roman"/>
                <w:sz w:val="26"/>
                <w:szCs w:val="26"/>
                <w:lang w:val="vi-VN"/>
              </w:rPr>
              <w:t>- Đóng góp ý kiến xây dựng</w:t>
            </w:r>
          </w:p>
          <w:p w14:paraId="1498648E" w14:textId="77777777" w:rsidR="00B632AC" w:rsidRPr="00A622DF" w:rsidRDefault="00B632AC" w:rsidP="00020A75">
            <w:pPr>
              <w:keepNext/>
              <w:spacing w:line="276" w:lineRule="auto"/>
              <w:rPr>
                <w:rFonts w:ascii="Times New Roman" w:hAnsi="Times New Roman" w:cs="Times New Roman"/>
                <w:sz w:val="26"/>
                <w:szCs w:val="26"/>
                <w:lang w:val="vi-VN"/>
              </w:rPr>
              <w:pPrChange w:id="950" w:author="Mai Văn Chánh" w:date="2021-03-30T22:43:00Z">
                <w:pPr>
                  <w:spacing w:line="276" w:lineRule="auto"/>
                </w:pPr>
              </w:pPrChange>
            </w:pPr>
            <w:r w:rsidRPr="00A622DF">
              <w:rPr>
                <w:rFonts w:ascii="Times New Roman" w:hAnsi="Times New Roman" w:cs="Times New Roman"/>
                <w:sz w:val="26"/>
                <w:szCs w:val="26"/>
                <w:lang w:val="vi-VN"/>
              </w:rPr>
              <w:t>- Xây dự</w:t>
            </w:r>
            <w:r w:rsidR="00C725E3" w:rsidRPr="00A622DF">
              <w:rPr>
                <w:rFonts w:ascii="Times New Roman" w:hAnsi="Times New Roman" w:cs="Times New Roman"/>
                <w:sz w:val="26"/>
                <w:szCs w:val="26"/>
                <w:lang w:val="vi-VN"/>
              </w:rPr>
              <w:t xml:space="preserve">ng màn hình Date Picker, </w:t>
            </w:r>
            <w:r w:rsidRPr="00A622DF">
              <w:rPr>
                <w:rFonts w:ascii="Times New Roman" w:hAnsi="Times New Roman" w:cs="Times New Roman"/>
                <w:sz w:val="26"/>
                <w:szCs w:val="26"/>
                <w:lang w:val="vi-VN"/>
              </w:rPr>
              <w:t>Time Picker</w:t>
            </w:r>
          </w:p>
        </w:tc>
      </w:tr>
    </w:tbl>
    <w:p w14:paraId="49B3FB0A" w14:textId="4BDB6164" w:rsidR="00AD3261" w:rsidRPr="00020A75" w:rsidRDefault="00020A75" w:rsidP="00020A75">
      <w:pPr>
        <w:pStyle w:val="Caption"/>
        <w:rPr>
          <w:rFonts w:ascii="Times New Roman" w:hAnsi="Times New Roman" w:cs="Times New Roman"/>
          <w:sz w:val="24"/>
          <w:szCs w:val="24"/>
          <w:lang w:val="vi-VN"/>
          <w:rPrChange w:id="951" w:author="Mai Văn Chánh" w:date="2021-03-30T22:43:00Z">
            <w:rPr>
              <w:rFonts w:ascii="Times New Roman" w:hAnsi="Times New Roman" w:cs="Times New Roman"/>
              <w:sz w:val="26"/>
              <w:szCs w:val="26"/>
              <w:lang w:val="vi-VN"/>
            </w:rPr>
          </w:rPrChange>
        </w:rPr>
        <w:pPrChange w:id="952" w:author="Mai Văn Chánh" w:date="2021-03-30T22:43:00Z">
          <w:pPr>
            <w:spacing w:line="276" w:lineRule="auto"/>
          </w:pPr>
        </w:pPrChange>
      </w:pPr>
      <w:bookmarkStart w:id="953" w:name="_Toc68038130"/>
      <w:ins w:id="954" w:author="Mai Văn Chánh" w:date="2021-03-30T22:43:00Z">
        <w:r w:rsidRPr="00020A75">
          <w:rPr>
            <w:sz w:val="24"/>
            <w:szCs w:val="24"/>
            <w:rPrChange w:id="955" w:author="Mai Văn Chánh" w:date="2021-03-30T22:43:00Z">
              <w:rPr/>
            </w:rPrChange>
          </w:rPr>
          <w:t xml:space="preserve">Hình  </w:t>
        </w:r>
        <w:r w:rsidRPr="00020A75">
          <w:rPr>
            <w:sz w:val="24"/>
            <w:szCs w:val="24"/>
            <w:rPrChange w:id="956" w:author="Mai Văn Chánh" w:date="2021-03-30T22:43:00Z">
              <w:rPr/>
            </w:rPrChange>
          </w:rPr>
          <w:fldChar w:fldCharType="begin"/>
        </w:r>
        <w:r w:rsidRPr="00020A75">
          <w:rPr>
            <w:sz w:val="24"/>
            <w:szCs w:val="24"/>
            <w:rPrChange w:id="957" w:author="Mai Văn Chánh" w:date="2021-03-30T22:43:00Z">
              <w:rPr/>
            </w:rPrChange>
          </w:rPr>
          <w:instrText xml:space="preserve"> SEQ Hình_ \* ARABIC </w:instrText>
        </w:r>
      </w:ins>
      <w:r w:rsidRPr="00020A75">
        <w:rPr>
          <w:sz w:val="24"/>
          <w:szCs w:val="24"/>
          <w:rPrChange w:id="958" w:author="Mai Văn Chánh" w:date="2021-03-30T22:43:00Z">
            <w:rPr/>
          </w:rPrChange>
        </w:rPr>
        <w:fldChar w:fldCharType="separate"/>
      </w:r>
      <w:ins w:id="959" w:author="Mai Văn Chánh" w:date="2021-03-30T22:53:00Z">
        <w:r w:rsidR="00485B6B">
          <w:rPr>
            <w:noProof/>
            <w:sz w:val="24"/>
            <w:szCs w:val="24"/>
          </w:rPr>
          <w:t>14</w:t>
        </w:r>
      </w:ins>
      <w:ins w:id="960" w:author="Mai Văn Chánh" w:date="2021-03-30T22:43:00Z">
        <w:r w:rsidRPr="00020A75">
          <w:rPr>
            <w:sz w:val="24"/>
            <w:szCs w:val="24"/>
            <w:rPrChange w:id="961" w:author="Mai Văn Chánh" w:date="2021-03-30T22:43:00Z">
              <w:rPr/>
            </w:rPrChange>
          </w:rPr>
          <w:fldChar w:fldCharType="end"/>
        </w:r>
        <w:r w:rsidRPr="00020A75">
          <w:rPr>
            <w:sz w:val="24"/>
            <w:szCs w:val="24"/>
            <w:rPrChange w:id="962" w:author="Mai Văn Chánh" w:date="2021-03-30T22:43:00Z">
              <w:rPr/>
            </w:rPrChange>
          </w:rPr>
          <w:t>:Vai trò các thành viên</w:t>
        </w:r>
      </w:ins>
      <w:bookmarkEnd w:id="953"/>
    </w:p>
    <w:p w14:paraId="18B27E6F" w14:textId="019BB839" w:rsidR="00F27A3C" w:rsidRPr="00A622DF" w:rsidRDefault="00437AE8" w:rsidP="00650CA2">
      <w:pPr>
        <w:pStyle w:val="Bng"/>
      </w:pPr>
      <w:del w:id="963" w:author="Mai Văn Chánh" w:date="2021-03-30T22:43:00Z">
        <w:r w:rsidRPr="00A622DF" w:rsidDel="00020A75">
          <w:delText>Bảng 1.4. Vai trò các thành viên</w:delText>
        </w:r>
      </w:del>
      <w:r w:rsidR="00F27A3C" w:rsidRPr="00A622DF">
        <w:br w:type="page"/>
      </w:r>
    </w:p>
    <w:p w14:paraId="12A92CF6" w14:textId="77777777" w:rsidR="00FC14F8" w:rsidRPr="00A622DF" w:rsidRDefault="00126FBF" w:rsidP="00650CA2">
      <w:pPr>
        <w:pStyle w:val="Heading1"/>
        <w:spacing w:line="276" w:lineRule="auto"/>
        <w:jc w:val="center"/>
        <w:rPr>
          <w:rFonts w:ascii="Times New Roman" w:hAnsi="Times New Roman" w:cs="Times New Roman"/>
          <w:b/>
          <w:color w:val="auto"/>
          <w:sz w:val="26"/>
          <w:szCs w:val="26"/>
          <w:lang w:val="vi-VN"/>
        </w:rPr>
      </w:pPr>
      <w:bookmarkStart w:id="964" w:name="_Toc68038645"/>
      <w:r w:rsidRPr="00A622DF">
        <w:rPr>
          <w:rFonts w:ascii="Times New Roman" w:hAnsi="Times New Roman" w:cs="Times New Roman"/>
          <w:b/>
          <w:color w:val="auto"/>
          <w:sz w:val="26"/>
          <w:szCs w:val="26"/>
          <w:lang w:val="vi-VN"/>
        </w:rPr>
        <w:lastRenderedPageBreak/>
        <w:t>CHƯƠNG 2: TỔNG QUAN LÍ THUYẾT</w:t>
      </w:r>
      <w:bookmarkEnd w:id="964"/>
    </w:p>
    <w:p w14:paraId="7F2E9B86" w14:textId="3E2C1311" w:rsidR="008336E2" w:rsidRPr="00A622DF" w:rsidRDefault="008336E2" w:rsidP="00650CA2">
      <w:pPr>
        <w:pStyle w:val="Heading2"/>
        <w:spacing w:line="276" w:lineRule="auto"/>
        <w:rPr>
          <w:rFonts w:ascii="Times New Roman" w:hAnsi="Times New Roman" w:cs="Times New Roman"/>
          <w:b/>
          <w:color w:val="auto"/>
          <w:lang w:val="vi-VN"/>
        </w:rPr>
      </w:pPr>
      <w:bookmarkStart w:id="965" w:name="_Toc68038646"/>
      <w:r w:rsidRPr="00A622DF">
        <w:rPr>
          <w:rFonts w:ascii="Times New Roman" w:hAnsi="Times New Roman" w:cs="Times New Roman"/>
          <w:b/>
          <w:color w:val="auto"/>
          <w:lang w:val="vi-VN"/>
        </w:rPr>
        <w:t xml:space="preserve">2.1. Tổng quan về Date </w:t>
      </w:r>
      <w:r w:rsidR="00850D05">
        <w:rPr>
          <w:rFonts w:ascii="Times New Roman" w:hAnsi="Times New Roman" w:cs="Times New Roman"/>
          <w:b/>
          <w:color w:val="auto"/>
        </w:rPr>
        <w:t xml:space="preserve">picker </w:t>
      </w:r>
      <w:r w:rsidRPr="00A622DF">
        <w:rPr>
          <w:rFonts w:ascii="Times New Roman" w:hAnsi="Times New Roman" w:cs="Times New Roman"/>
          <w:b/>
          <w:color w:val="auto"/>
          <w:lang w:val="vi-VN"/>
        </w:rPr>
        <w:t>trong xây dựng ứng dụng Android</w:t>
      </w:r>
      <w:bookmarkEnd w:id="965"/>
    </w:p>
    <w:p w14:paraId="3A1172CB" w14:textId="77777777" w:rsidR="008336E2" w:rsidRPr="00A622DF" w:rsidRDefault="008336E2" w:rsidP="00650CA2">
      <w:pPr>
        <w:pStyle w:val="Heading3"/>
        <w:spacing w:line="276" w:lineRule="auto"/>
        <w:rPr>
          <w:rFonts w:ascii="Times New Roman" w:hAnsi="Times New Roman" w:cs="Times New Roman"/>
          <w:b/>
          <w:color w:val="auto"/>
          <w:sz w:val="26"/>
          <w:szCs w:val="26"/>
          <w:lang w:val="vi-VN"/>
        </w:rPr>
      </w:pPr>
      <w:r w:rsidRPr="00A622DF">
        <w:rPr>
          <w:rFonts w:ascii="Times New Roman" w:hAnsi="Times New Roman" w:cs="Times New Roman"/>
          <w:b/>
          <w:color w:val="auto"/>
          <w:sz w:val="26"/>
          <w:szCs w:val="26"/>
          <w:lang w:val="vi-VN"/>
        </w:rPr>
        <w:tab/>
      </w:r>
      <w:bookmarkStart w:id="966" w:name="_Toc68038647"/>
      <w:r w:rsidRPr="00A622DF">
        <w:rPr>
          <w:rFonts w:ascii="Times New Roman" w:hAnsi="Times New Roman" w:cs="Times New Roman"/>
          <w:b/>
          <w:color w:val="auto"/>
          <w:sz w:val="26"/>
          <w:szCs w:val="26"/>
          <w:lang w:val="vi-VN"/>
        </w:rPr>
        <w:t>2.1</w:t>
      </w:r>
      <w:r w:rsidR="003A5549" w:rsidRPr="00A622DF">
        <w:rPr>
          <w:rFonts w:ascii="Times New Roman" w:hAnsi="Times New Roman" w:cs="Times New Roman"/>
          <w:b/>
          <w:color w:val="auto"/>
          <w:sz w:val="26"/>
          <w:szCs w:val="26"/>
          <w:lang w:val="vi-VN"/>
        </w:rPr>
        <w:t>.1</w:t>
      </w:r>
      <w:r w:rsidRPr="00A622DF">
        <w:rPr>
          <w:rFonts w:ascii="Times New Roman" w:hAnsi="Times New Roman" w:cs="Times New Roman"/>
          <w:b/>
          <w:color w:val="auto"/>
          <w:sz w:val="26"/>
          <w:szCs w:val="26"/>
          <w:lang w:val="vi-VN"/>
        </w:rPr>
        <w:t>. Date Picker</w:t>
      </w:r>
      <w:bookmarkEnd w:id="966"/>
    </w:p>
    <w:p w14:paraId="5296D31E" w14:textId="35CD6F9E" w:rsidR="00087141" w:rsidRPr="00A622DF" w:rsidRDefault="00087141"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Android DatePicker là một thành phần giao diện cho phép người dùng lựa chọn ngày tháng (date).</w:t>
      </w:r>
    </w:p>
    <w:p w14:paraId="7F2DF638" w14:textId="77777777" w:rsidR="002C2F05" w:rsidRPr="00A622DF" w:rsidRDefault="002C2F05"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Hình ảnh về DatePicker:</w:t>
      </w:r>
    </w:p>
    <w:p w14:paraId="214BB7C2" w14:textId="77777777" w:rsidR="00A3641F" w:rsidRPr="00A622DF" w:rsidRDefault="00A3641F" w:rsidP="00650CA2">
      <w:pPr>
        <w:spacing w:line="276" w:lineRule="auto"/>
        <w:rPr>
          <w:rFonts w:ascii="Times New Roman" w:eastAsia="Times New Roman" w:hAnsi="Times New Roman" w:cs="Times New Roman"/>
          <w:sz w:val="26"/>
          <w:szCs w:val="26"/>
          <w:shd w:val="clear" w:color="auto" w:fill="FFFFFF"/>
          <w:lang w:val="vi-VN"/>
        </w:rPr>
      </w:pPr>
    </w:p>
    <w:p w14:paraId="4C8F1E36" w14:textId="77777777" w:rsidR="00020A75" w:rsidRDefault="002C2F05" w:rsidP="00020A75">
      <w:pPr>
        <w:keepNext/>
        <w:spacing w:line="276" w:lineRule="auto"/>
        <w:jc w:val="center"/>
        <w:rPr>
          <w:ins w:id="967" w:author="Mai Văn Chánh" w:date="2021-03-30T22:43:00Z"/>
        </w:rPr>
        <w:pPrChange w:id="968" w:author="Mai Văn Chánh" w:date="2021-03-30T22:43:00Z">
          <w:pPr>
            <w:spacing w:line="276" w:lineRule="auto"/>
            <w:jc w:val="center"/>
          </w:pPr>
        </w:pPrChange>
      </w:pPr>
      <w:r w:rsidRPr="00A622DF">
        <w:rPr>
          <w:rFonts w:ascii="Times New Roman" w:eastAsia="Times New Roman" w:hAnsi="Times New Roman" w:cs="Times New Roman"/>
          <w:noProof/>
          <w:sz w:val="26"/>
          <w:szCs w:val="26"/>
          <w:shd w:val="clear" w:color="auto" w:fill="FFFFFF"/>
        </w:rPr>
        <w:drawing>
          <wp:inline distT="0" distB="0" distL="0" distR="0" wp14:anchorId="31C34224" wp14:editId="25293766">
            <wp:extent cx="2493034" cy="4125570"/>
            <wp:effectExtent l="0" t="0" r="2540" b="8890"/>
            <wp:docPr id="2050" name="Picture 2" descr="https://s1.o7planning.com/vi/12619/images/619707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1.o7planning.com/vi/12619/images/61970723.gif"/>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898" cy="4130310"/>
                    </a:xfrm>
                    <a:prstGeom prst="rect">
                      <a:avLst/>
                    </a:prstGeom>
                    <a:noFill/>
                  </pic:spPr>
                </pic:pic>
              </a:graphicData>
            </a:graphic>
          </wp:inline>
        </w:drawing>
      </w:r>
    </w:p>
    <w:p w14:paraId="70D5593A" w14:textId="0698E4FA" w:rsidR="002C2F05" w:rsidRPr="00020A75" w:rsidDel="00020A75" w:rsidRDefault="00020A75" w:rsidP="00020A75">
      <w:pPr>
        <w:pStyle w:val="Caption"/>
        <w:jc w:val="center"/>
        <w:rPr>
          <w:del w:id="969" w:author="Mai Văn Chánh" w:date="2021-03-30T22:45:00Z"/>
          <w:rFonts w:ascii="Times New Roman" w:eastAsia="Times New Roman" w:hAnsi="Times New Roman" w:cs="Times New Roman"/>
          <w:sz w:val="24"/>
          <w:szCs w:val="24"/>
          <w:shd w:val="clear" w:color="auto" w:fill="FFFFFF"/>
          <w:lang w:val="vi-VN"/>
          <w:rPrChange w:id="970" w:author="Mai Văn Chánh" w:date="2021-03-30T22:43:00Z">
            <w:rPr>
              <w:del w:id="971" w:author="Mai Văn Chánh" w:date="2021-03-30T22:45:00Z"/>
              <w:rFonts w:ascii="Times New Roman" w:eastAsia="Times New Roman" w:hAnsi="Times New Roman" w:cs="Times New Roman"/>
              <w:sz w:val="26"/>
              <w:szCs w:val="26"/>
              <w:shd w:val="clear" w:color="auto" w:fill="FFFFFF"/>
              <w:lang w:val="vi-VN"/>
            </w:rPr>
          </w:rPrChange>
        </w:rPr>
        <w:pPrChange w:id="972" w:author="Mai Văn Chánh" w:date="2021-03-30T22:43:00Z">
          <w:pPr>
            <w:spacing w:line="276" w:lineRule="auto"/>
            <w:jc w:val="center"/>
          </w:pPr>
        </w:pPrChange>
      </w:pPr>
      <w:bookmarkStart w:id="973" w:name="_Toc68038131"/>
      <w:ins w:id="974" w:author="Mai Văn Chánh" w:date="2021-03-30T22:43:00Z">
        <w:r w:rsidRPr="00020A75">
          <w:rPr>
            <w:sz w:val="24"/>
            <w:szCs w:val="24"/>
            <w:rPrChange w:id="975" w:author="Mai Văn Chánh" w:date="2021-03-30T22:43:00Z">
              <w:rPr/>
            </w:rPrChange>
          </w:rPr>
          <w:t xml:space="preserve">Hình  </w:t>
        </w:r>
        <w:r w:rsidRPr="00020A75">
          <w:rPr>
            <w:sz w:val="24"/>
            <w:szCs w:val="24"/>
            <w:rPrChange w:id="976" w:author="Mai Văn Chánh" w:date="2021-03-30T22:43:00Z">
              <w:rPr/>
            </w:rPrChange>
          </w:rPr>
          <w:fldChar w:fldCharType="begin"/>
        </w:r>
        <w:r w:rsidRPr="00020A75">
          <w:rPr>
            <w:sz w:val="24"/>
            <w:szCs w:val="24"/>
            <w:rPrChange w:id="977" w:author="Mai Văn Chánh" w:date="2021-03-30T22:43:00Z">
              <w:rPr/>
            </w:rPrChange>
          </w:rPr>
          <w:instrText xml:space="preserve"> SEQ Hình_ \* ARABIC </w:instrText>
        </w:r>
      </w:ins>
      <w:r w:rsidRPr="00020A75">
        <w:rPr>
          <w:sz w:val="24"/>
          <w:szCs w:val="24"/>
          <w:rPrChange w:id="978" w:author="Mai Văn Chánh" w:date="2021-03-30T22:43:00Z">
            <w:rPr/>
          </w:rPrChange>
        </w:rPr>
        <w:fldChar w:fldCharType="separate"/>
      </w:r>
      <w:ins w:id="979" w:author="Mai Văn Chánh" w:date="2021-03-30T22:53:00Z">
        <w:r w:rsidR="00485B6B">
          <w:rPr>
            <w:noProof/>
            <w:sz w:val="24"/>
            <w:szCs w:val="24"/>
          </w:rPr>
          <w:t>15</w:t>
        </w:r>
      </w:ins>
      <w:ins w:id="980" w:author="Mai Văn Chánh" w:date="2021-03-30T22:43:00Z">
        <w:r w:rsidRPr="00020A75">
          <w:rPr>
            <w:sz w:val="24"/>
            <w:szCs w:val="24"/>
            <w:rPrChange w:id="981" w:author="Mai Văn Chánh" w:date="2021-03-30T22:43:00Z">
              <w:rPr/>
            </w:rPrChange>
          </w:rPr>
          <w:fldChar w:fldCharType="end"/>
        </w:r>
        <w:r w:rsidRPr="00020A75">
          <w:rPr>
            <w:sz w:val="24"/>
            <w:szCs w:val="24"/>
            <w:rPrChange w:id="982" w:author="Mai Văn Chánh" w:date="2021-03-30T22:43:00Z">
              <w:rPr/>
            </w:rPrChange>
          </w:rPr>
          <w:t>:DatePicker mode Calendar view Portrait Screen</w:t>
        </w:r>
      </w:ins>
      <w:bookmarkEnd w:id="973"/>
    </w:p>
    <w:p w14:paraId="43CCF869" w14:textId="74C6B9AA" w:rsidR="00A3641F" w:rsidRPr="00A622DF" w:rsidDel="00020A75" w:rsidRDefault="00A3641F" w:rsidP="00020A75">
      <w:pPr>
        <w:pStyle w:val="Hnhnh"/>
        <w:spacing w:line="276" w:lineRule="auto"/>
        <w:jc w:val="left"/>
        <w:rPr>
          <w:del w:id="983" w:author="Mai Văn Chánh" w:date="2021-03-30T22:45:00Z"/>
          <w:shd w:val="clear" w:color="auto" w:fill="FFFFFF"/>
        </w:rPr>
        <w:pPrChange w:id="984" w:author="Mai Văn Chánh" w:date="2021-03-30T22:45:00Z">
          <w:pPr>
            <w:pStyle w:val="Hnhnh"/>
            <w:spacing w:line="276" w:lineRule="auto"/>
          </w:pPr>
        </w:pPrChange>
      </w:pPr>
      <w:bookmarkStart w:id="985" w:name="_Toc55581457"/>
      <w:del w:id="986" w:author="Mai Văn Chánh" w:date="2021-03-30T22:43:00Z">
        <w:r w:rsidRPr="00A622DF" w:rsidDel="00020A75">
          <w:rPr>
            <w:shd w:val="clear" w:color="auto" w:fill="FFFFFF"/>
          </w:rPr>
          <w:delText>Hình 2.1.1.1. DatePicker mode Calendar view Portrait Screen</w:delText>
        </w:r>
      </w:del>
      <w:bookmarkEnd w:id="985"/>
    </w:p>
    <w:p w14:paraId="2962B52E" w14:textId="77777777" w:rsidR="00A3641F" w:rsidRPr="00A622DF" w:rsidRDefault="00A3641F" w:rsidP="00020A75">
      <w:pPr>
        <w:pStyle w:val="Caption"/>
        <w:jc w:val="center"/>
        <w:rPr>
          <w:shd w:val="clear" w:color="auto" w:fill="FFFFFF"/>
        </w:rPr>
        <w:pPrChange w:id="987" w:author="Mai Văn Chánh" w:date="2021-03-30T22:45:00Z">
          <w:pPr>
            <w:spacing w:line="276" w:lineRule="auto"/>
          </w:pPr>
        </w:pPrChange>
      </w:pPr>
    </w:p>
    <w:p w14:paraId="54EB12D2" w14:textId="77777777" w:rsidR="00020A75" w:rsidRDefault="004623B6" w:rsidP="00020A75">
      <w:pPr>
        <w:keepNext/>
        <w:spacing w:line="276" w:lineRule="auto"/>
        <w:jc w:val="center"/>
        <w:rPr>
          <w:ins w:id="988" w:author="Mai Văn Chánh" w:date="2021-03-30T22:43:00Z"/>
        </w:rPr>
        <w:pPrChange w:id="989" w:author="Mai Văn Chánh" w:date="2021-03-30T22:43:00Z">
          <w:pPr>
            <w:spacing w:line="276" w:lineRule="auto"/>
            <w:jc w:val="center"/>
          </w:pPr>
        </w:pPrChange>
      </w:pPr>
      <w:r w:rsidRPr="00A622DF">
        <w:rPr>
          <w:rFonts w:ascii="Times New Roman" w:eastAsia="Times New Roman" w:hAnsi="Times New Roman" w:cs="Times New Roman"/>
          <w:noProof/>
          <w:sz w:val="26"/>
          <w:szCs w:val="26"/>
          <w:shd w:val="clear" w:color="auto" w:fill="FFFFFF"/>
        </w:rPr>
        <w:drawing>
          <wp:inline distT="0" distB="0" distL="0" distR="0" wp14:anchorId="1D722807" wp14:editId="3F76664A">
            <wp:extent cx="2980706" cy="1800000"/>
            <wp:effectExtent l="0" t="0" r="0" b="0"/>
            <wp:docPr id="3074" name="Picture 2" descr="https://s1.o7planning.com/vi/12619/images/619713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s://s1.o7planning.com/vi/12619/images/61971392.gif"/>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0706" cy="1800000"/>
                    </a:xfrm>
                    <a:prstGeom prst="rect">
                      <a:avLst/>
                    </a:prstGeom>
                    <a:noFill/>
                  </pic:spPr>
                </pic:pic>
              </a:graphicData>
            </a:graphic>
          </wp:inline>
        </w:drawing>
      </w:r>
    </w:p>
    <w:p w14:paraId="4ACD61CE" w14:textId="71A2B448" w:rsidR="00A3641F" w:rsidRPr="00020A75" w:rsidDel="00020A75" w:rsidRDefault="00020A75" w:rsidP="00020A75">
      <w:pPr>
        <w:pStyle w:val="Caption"/>
        <w:jc w:val="center"/>
        <w:rPr>
          <w:del w:id="990" w:author="Mai Văn Chánh" w:date="2021-03-30T22:45:00Z"/>
          <w:rFonts w:ascii="Times New Roman" w:eastAsia="Times New Roman" w:hAnsi="Times New Roman" w:cs="Times New Roman"/>
          <w:sz w:val="24"/>
          <w:szCs w:val="24"/>
          <w:shd w:val="clear" w:color="auto" w:fill="FFFFFF"/>
          <w:lang w:val="vi-VN"/>
          <w:rPrChange w:id="991" w:author="Mai Văn Chánh" w:date="2021-03-30T22:44:00Z">
            <w:rPr>
              <w:del w:id="992" w:author="Mai Văn Chánh" w:date="2021-03-30T22:45:00Z"/>
              <w:rFonts w:ascii="Times New Roman" w:eastAsia="Times New Roman" w:hAnsi="Times New Roman" w:cs="Times New Roman"/>
              <w:sz w:val="26"/>
              <w:szCs w:val="26"/>
              <w:shd w:val="clear" w:color="auto" w:fill="FFFFFF"/>
              <w:lang w:val="vi-VN"/>
            </w:rPr>
          </w:rPrChange>
        </w:rPr>
        <w:pPrChange w:id="993" w:author="Mai Văn Chánh" w:date="2021-03-30T22:43:00Z">
          <w:pPr>
            <w:spacing w:line="276" w:lineRule="auto"/>
            <w:jc w:val="center"/>
          </w:pPr>
        </w:pPrChange>
      </w:pPr>
      <w:bookmarkStart w:id="994" w:name="_Toc68038132"/>
      <w:ins w:id="995" w:author="Mai Văn Chánh" w:date="2021-03-30T22:43:00Z">
        <w:r w:rsidRPr="00020A75">
          <w:rPr>
            <w:sz w:val="24"/>
            <w:szCs w:val="24"/>
            <w:rPrChange w:id="996" w:author="Mai Văn Chánh" w:date="2021-03-30T22:44:00Z">
              <w:rPr/>
            </w:rPrChange>
          </w:rPr>
          <w:t xml:space="preserve">Hình  </w:t>
        </w:r>
        <w:r w:rsidRPr="00020A75">
          <w:rPr>
            <w:sz w:val="24"/>
            <w:szCs w:val="24"/>
            <w:rPrChange w:id="997" w:author="Mai Văn Chánh" w:date="2021-03-30T22:44:00Z">
              <w:rPr/>
            </w:rPrChange>
          </w:rPr>
          <w:fldChar w:fldCharType="begin"/>
        </w:r>
        <w:r w:rsidRPr="00020A75">
          <w:rPr>
            <w:sz w:val="24"/>
            <w:szCs w:val="24"/>
            <w:rPrChange w:id="998" w:author="Mai Văn Chánh" w:date="2021-03-30T22:44:00Z">
              <w:rPr/>
            </w:rPrChange>
          </w:rPr>
          <w:instrText xml:space="preserve"> SEQ Hình_ \* ARABIC </w:instrText>
        </w:r>
      </w:ins>
      <w:r w:rsidRPr="00020A75">
        <w:rPr>
          <w:sz w:val="24"/>
          <w:szCs w:val="24"/>
          <w:rPrChange w:id="999" w:author="Mai Văn Chánh" w:date="2021-03-30T22:44:00Z">
            <w:rPr/>
          </w:rPrChange>
        </w:rPr>
        <w:fldChar w:fldCharType="separate"/>
      </w:r>
      <w:ins w:id="1000" w:author="Mai Văn Chánh" w:date="2021-03-30T22:53:00Z">
        <w:r w:rsidR="00485B6B">
          <w:rPr>
            <w:noProof/>
            <w:sz w:val="24"/>
            <w:szCs w:val="24"/>
          </w:rPr>
          <w:t>16</w:t>
        </w:r>
      </w:ins>
      <w:ins w:id="1001" w:author="Mai Văn Chánh" w:date="2021-03-30T22:43:00Z">
        <w:r w:rsidRPr="00020A75">
          <w:rPr>
            <w:sz w:val="24"/>
            <w:szCs w:val="24"/>
            <w:rPrChange w:id="1002" w:author="Mai Văn Chánh" w:date="2021-03-30T22:44:00Z">
              <w:rPr/>
            </w:rPrChange>
          </w:rPr>
          <w:fldChar w:fldCharType="end"/>
        </w:r>
        <w:r w:rsidRPr="00020A75">
          <w:rPr>
            <w:sz w:val="24"/>
            <w:szCs w:val="24"/>
            <w:rPrChange w:id="1003" w:author="Mai Văn Chánh" w:date="2021-03-30T22:44:00Z">
              <w:rPr/>
            </w:rPrChange>
          </w:rPr>
          <w:t>:DatePicker mode Calendar view Landscape Screen</w:t>
        </w:r>
      </w:ins>
      <w:bookmarkEnd w:id="994"/>
    </w:p>
    <w:p w14:paraId="442DE93D" w14:textId="720BE8CD" w:rsidR="004623B6" w:rsidRPr="00A622DF" w:rsidDel="00020A75" w:rsidRDefault="004623B6" w:rsidP="00650CA2">
      <w:pPr>
        <w:pStyle w:val="Hnhnh"/>
        <w:spacing w:line="276" w:lineRule="auto"/>
        <w:rPr>
          <w:del w:id="1004" w:author="Mai Văn Chánh" w:date="2021-03-30T22:43:00Z"/>
          <w:shd w:val="clear" w:color="auto" w:fill="FFFFFF"/>
        </w:rPr>
      </w:pPr>
      <w:bookmarkStart w:id="1005" w:name="_Toc55581458"/>
      <w:del w:id="1006" w:author="Mai Văn Chánh" w:date="2021-03-30T22:43:00Z">
        <w:r w:rsidRPr="00A622DF" w:rsidDel="00020A75">
          <w:rPr>
            <w:shd w:val="clear" w:color="auto" w:fill="FFFFFF"/>
          </w:rPr>
          <w:delText>Hình 2.1.1.2. DatePicker mode Calendar view Landscape Screen</w:delText>
        </w:r>
        <w:bookmarkEnd w:id="1005"/>
      </w:del>
    </w:p>
    <w:p w14:paraId="305994FD" w14:textId="77777777" w:rsidR="00A3641F" w:rsidRPr="00A622DF" w:rsidRDefault="00A3641F" w:rsidP="00020A75">
      <w:pPr>
        <w:pStyle w:val="Caption"/>
        <w:jc w:val="center"/>
        <w:rPr>
          <w:shd w:val="clear" w:color="auto" w:fill="FFFFFF"/>
          <w:lang w:val="vi-VN"/>
        </w:rPr>
        <w:pPrChange w:id="1007" w:author="Mai Văn Chánh" w:date="2021-03-30T22:45:00Z">
          <w:pPr>
            <w:spacing w:line="276" w:lineRule="auto"/>
          </w:pPr>
        </w:pPrChange>
      </w:pPr>
    </w:p>
    <w:p w14:paraId="15F91C06" w14:textId="77777777" w:rsidR="00020A75" w:rsidRDefault="004623B6" w:rsidP="00020A75">
      <w:pPr>
        <w:keepNext/>
        <w:spacing w:line="276" w:lineRule="auto"/>
        <w:jc w:val="center"/>
        <w:rPr>
          <w:ins w:id="1008" w:author="Mai Văn Chánh" w:date="2021-03-30T22:44:00Z"/>
        </w:rPr>
        <w:pPrChange w:id="1009" w:author="Mai Văn Chánh" w:date="2021-03-30T22:44:00Z">
          <w:pPr>
            <w:spacing w:line="276" w:lineRule="auto"/>
            <w:jc w:val="center"/>
          </w:pPr>
        </w:pPrChange>
      </w:pPr>
      <w:r w:rsidRPr="00A622DF">
        <w:rPr>
          <w:rFonts w:ascii="Times New Roman" w:eastAsia="Times New Roman" w:hAnsi="Times New Roman" w:cs="Times New Roman"/>
          <w:noProof/>
          <w:sz w:val="26"/>
          <w:szCs w:val="26"/>
          <w:shd w:val="clear" w:color="auto" w:fill="FFFFFF"/>
        </w:rPr>
        <w:lastRenderedPageBreak/>
        <w:drawing>
          <wp:inline distT="0" distB="0" distL="0" distR="0" wp14:anchorId="3C3F053E" wp14:editId="58B8E5A0">
            <wp:extent cx="2952438" cy="1800000"/>
            <wp:effectExtent l="0" t="0" r="635" b="0"/>
            <wp:docPr id="4098" name="Picture 2" descr="https://s1.o7planning.com/vi/12619/images/619915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s1.o7planning.com/vi/12619/images/61991583.gif"/>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438" cy="1800000"/>
                    </a:xfrm>
                    <a:prstGeom prst="rect">
                      <a:avLst/>
                    </a:prstGeom>
                    <a:noFill/>
                  </pic:spPr>
                </pic:pic>
              </a:graphicData>
            </a:graphic>
          </wp:inline>
        </w:drawing>
      </w:r>
    </w:p>
    <w:p w14:paraId="77B580DA" w14:textId="41B70209" w:rsidR="00A3641F" w:rsidRPr="00020A75" w:rsidRDefault="00020A75" w:rsidP="00020A75">
      <w:pPr>
        <w:pStyle w:val="Caption"/>
        <w:jc w:val="center"/>
        <w:rPr>
          <w:rFonts w:ascii="Times New Roman" w:eastAsia="Times New Roman" w:hAnsi="Times New Roman" w:cs="Times New Roman"/>
          <w:sz w:val="24"/>
          <w:szCs w:val="24"/>
          <w:shd w:val="clear" w:color="auto" w:fill="FFFFFF"/>
          <w:lang w:val="vi-VN"/>
          <w:rPrChange w:id="1010" w:author="Mai Văn Chánh" w:date="2021-03-30T22:44:00Z">
            <w:rPr>
              <w:rFonts w:ascii="Times New Roman" w:eastAsia="Times New Roman" w:hAnsi="Times New Roman" w:cs="Times New Roman"/>
              <w:sz w:val="26"/>
              <w:szCs w:val="26"/>
              <w:shd w:val="clear" w:color="auto" w:fill="FFFFFF"/>
              <w:lang w:val="vi-VN"/>
            </w:rPr>
          </w:rPrChange>
        </w:rPr>
        <w:pPrChange w:id="1011" w:author="Mai Văn Chánh" w:date="2021-03-30T22:44:00Z">
          <w:pPr>
            <w:spacing w:line="276" w:lineRule="auto"/>
            <w:jc w:val="center"/>
          </w:pPr>
        </w:pPrChange>
      </w:pPr>
      <w:bookmarkStart w:id="1012" w:name="_Toc68038133"/>
      <w:ins w:id="1013" w:author="Mai Văn Chánh" w:date="2021-03-30T22:44:00Z">
        <w:r w:rsidRPr="00020A75">
          <w:rPr>
            <w:sz w:val="24"/>
            <w:szCs w:val="24"/>
            <w:rPrChange w:id="1014" w:author="Mai Văn Chánh" w:date="2021-03-30T22:44:00Z">
              <w:rPr/>
            </w:rPrChange>
          </w:rPr>
          <w:t xml:space="preserve">Hình  </w:t>
        </w:r>
        <w:r w:rsidRPr="00020A75">
          <w:rPr>
            <w:sz w:val="24"/>
            <w:szCs w:val="24"/>
            <w:rPrChange w:id="1015" w:author="Mai Văn Chánh" w:date="2021-03-30T22:44:00Z">
              <w:rPr/>
            </w:rPrChange>
          </w:rPr>
          <w:fldChar w:fldCharType="begin"/>
        </w:r>
        <w:r w:rsidRPr="00020A75">
          <w:rPr>
            <w:sz w:val="24"/>
            <w:szCs w:val="24"/>
            <w:rPrChange w:id="1016" w:author="Mai Văn Chánh" w:date="2021-03-30T22:44:00Z">
              <w:rPr/>
            </w:rPrChange>
          </w:rPr>
          <w:instrText xml:space="preserve"> SEQ Hình_ \* ARABIC </w:instrText>
        </w:r>
      </w:ins>
      <w:r w:rsidRPr="00020A75">
        <w:rPr>
          <w:sz w:val="24"/>
          <w:szCs w:val="24"/>
          <w:rPrChange w:id="1017" w:author="Mai Văn Chánh" w:date="2021-03-30T22:44:00Z">
            <w:rPr/>
          </w:rPrChange>
        </w:rPr>
        <w:fldChar w:fldCharType="separate"/>
      </w:r>
      <w:ins w:id="1018" w:author="Mai Văn Chánh" w:date="2021-03-30T22:53:00Z">
        <w:r w:rsidR="00485B6B">
          <w:rPr>
            <w:noProof/>
            <w:sz w:val="24"/>
            <w:szCs w:val="24"/>
          </w:rPr>
          <w:t>17</w:t>
        </w:r>
      </w:ins>
      <w:ins w:id="1019" w:author="Mai Văn Chánh" w:date="2021-03-30T22:44:00Z">
        <w:r w:rsidRPr="00020A75">
          <w:rPr>
            <w:sz w:val="24"/>
            <w:szCs w:val="24"/>
            <w:rPrChange w:id="1020" w:author="Mai Văn Chánh" w:date="2021-03-30T22:44:00Z">
              <w:rPr/>
            </w:rPrChange>
          </w:rPr>
          <w:fldChar w:fldCharType="end"/>
        </w:r>
        <w:r w:rsidRPr="00020A75">
          <w:rPr>
            <w:sz w:val="24"/>
            <w:szCs w:val="24"/>
            <w:rPrChange w:id="1021" w:author="Mai Văn Chánh" w:date="2021-03-30T22:44:00Z">
              <w:rPr/>
            </w:rPrChange>
          </w:rPr>
          <w:t>:DatePicker mode Spinner view calendarViewShown = “true”</w:t>
        </w:r>
      </w:ins>
      <w:bookmarkEnd w:id="1012"/>
    </w:p>
    <w:p w14:paraId="091D2E53" w14:textId="5364E8C0" w:rsidR="00A3641F" w:rsidRPr="00A622DF" w:rsidDel="00020A75" w:rsidRDefault="004623B6" w:rsidP="00650CA2">
      <w:pPr>
        <w:pStyle w:val="Hnhnh"/>
        <w:spacing w:line="276" w:lineRule="auto"/>
        <w:rPr>
          <w:del w:id="1022" w:author="Mai Văn Chánh" w:date="2021-03-30T22:44:00Z"/>
          <w:shd w:val="clear" w:color="auto" w:fill="FFFFFF"/>
        </w:rPr>
      </w:pPr>
      <w:bookmarkStart w:id="1023" w:name="_Toc55581459"/>
      <w:del w:id="1024" w:author="Mai Văn Chánh" w:date="2021-03-30T22:44:00Z">
        <w:r w:rsidRPr="00A622DF" w:rsidDel="00020A75">
          <w:rPr>
            <w:shd w:val="clear" w:color="auto" w:fill="FFFFFF"/>
          </w:rPr>
          <w:delText>Hình 2.1.1.3. DatePicker mode Spinner view calendarViewShown = “true”</w:delText>
        </w:r>
        <w:bookmarkEnd w:id="1023"/>
      </w:del>
    </w:p>
    <w:p w14:paraId="3F86D4D5" w14:textId="77777777" w:rsidR="00A3641F" w:rsidRPr="00A622DF" w:rsidRDefault="00A3641F" w:rsidP="00650CA2">
      <w:pPr>
        <w:spacing w:line="276" w:lineRule="auto"/>
        <w:rPr>
          <w:rFonts w:ascii="Times New Roman" w:eastAsia="Times New Roman" w:hAnsi="Times New Roman" w:cs="Times New Roman"/>
          <w:sz w:val="26"/>
          <w:szCs w:val="26"/>
          <w:shd w:val="clear" w:color="auto" w:fill="FFFFFF"/>
          <w:lang w:val="vi-VN"/>
        </w:rPr>
      </w:pPr>
    </w:p>
    <w:p w14:paraId="7D7307CD" w14:textId="77777777" w:rsidR="00020A75" w:rsidRDefault="004623B6" w:rsidP="00020A75">
      <w:pPr>
        <w:keepNext/>
        <w:spacing w:line="276" w:lineRule="auto"/>
        <w:jc w:val="center"/>
        <w:rPr>
          <w:ins w:id="1025" w:author="Mai Văn Chánh" w:date="2021-03-30T22:44:00Z"/>
        </w:rPr>
        <w:pPrChange w:id="1026" w:author="Mai Văn Chánh" w:date="2021-03-30T22:44:00Z">
          <w:pPr>
            <w:spacing w:line="276" w:lineRule="auto"/>
            <w:jc w:val="center"/>
          </w:pPr>
        </w:pPrChange>
      </w:pPr>
      <w:r w:rsidRPr="00A622DF">
        <w:rPr>
          <w:rFonts w:ascii="Times New Roman" w:eastAsia="Times New Roman" w:hAnsi="Times New Roman" w:cs="Times New Roman"/>
          <w:noProof/>
          <w:sz w:val="26"/>
          <w:szCs w:val="26"/>
          <w:shd w:val="clear" w:color="auto" w:fill="FFFFFF"/>
        </w:rPr>
        <w:drawing>
          <wp:inline distT="0" distB="0" distL="0" distR="0" wp14:anchorId="484E1D9E" wp14:editId="0CC15C83">
            <wp:extent cx="2671098" cy="2182483"/>
            <wp:effectExtent l="0" t="0" r="0" b="8890"/>
            <wp:docPr id="5122" name="Picture 2" descr="https://s1.o7planning.com/vi/12619/images/619913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s1.o7planning.com/vi/12619/images/61991367.gif"/>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0338" cy="2190033"/>
                    </a:xfrm>
                    <a:prstGeom prst="rect">
                      <a:avLst/>
                    </a:prstGeom>
                    <a:noFill/>
                  </pic:spPr>
                </pic:pic>
              </a:graphicData>
            </a:graphic>
          </wp:inline>
        </w:drawing>
      </w:r>
    </w:p>
    <w:p w14:paraId="329FCF70" w14:textId="21D1887C" w:rsidR="00A3641F" w:rsidRPr="00020A75" w:rsidRDefault="00020A75" w:rsidP="00020A75">
      <w:pPr>
        <w:pStyle w:val="Caption"/>
        <w:jc w:val="center"/>
        <w:rPr>
          <w:rFonts w:ascii="Times New Roman" w:eastAsia="Times New Roman" w:hAnsi="Times New Roman" w:cs="Times New Roman"/>
          <w:sz w:val="24"/>
          <w:szCs w:val="24"/>
          <w:shd w:val="clear" w:color="auto" w:fill="FFFFFF"/>
          <w:lang w:val="vi-VN"/>
          <w:rPrChange w:id="1027" w:author="Mai Văn Chánh" w:date="2021-03-30T22:44:00Z">
            <w:rPr>
              <w:rFonts w:ascii="Times New Roman" w:eastAsia="Times New Roman" w:hAnsi="Times New Roman" w:cs="Times New Roman"/>
              <w:sz w:val="26"/>
              <w:szCs w:val="26"/>
              <w:shd w:val="clear" w:color="auto" w:fill="FFFFFF"/>
              <w:lang w:val="vi-VN"/>
            </w:rPr>
          </w:rPrChange>
        </w:rPr>
        <w:pPrChange w:id="1028" w:author="Mai Văn Chánh" w:date="2021-03-30T22:44:00Z">
          <w:pPr>
            <w:spacing w:line="276" w:lineRule="auto"/>
            <w:jc w:val="center"/>
          </w:pPr>
        </w:pPrChange>
      </w:pPr>
      <w:bookmarkStart w:id="1029" w:name="_Toc68038134"/>
      <w:ins w:id="1030" w:author="Mai Văn Chánh" w:date="2021-03-30T22:44:00Z">
        <w:r w:rsidRPr="00020A75">
          <w:rPr>
            <w:sz w:val="24"/>
            <w:szCs w:val="24"/>
            <w:rPrChange w:id="1031" w:author="Mai Văn Chánh" w:date="2021-03-30T22:44:00Z">
              <w:rPr/>
            </w:rPrChange>
          </w:rPr>
          <w:t xml:space="preserve">Hình  </w:t>
        </w:r>
        <w:r w:rsidRPr="00020A75">
          <w:rPr>
            <w:sz w:val="24"/>
            <w:szCs w:val="24"/>
            <w:rPrChange w:id="1032" w:author="Mai Văn Chánh" w:date="2021-03-30T22:44:00Z">
              <w:rPr/>
            </w:rPrChange>
          </w:rPr>
          <w:fldChar w:fldCharType="begin"/>
        </w:r>
        <w:r w:rsidRPr="00020A75">
          <w:rPr>
            <w:sz w:val="24"/>
            <w:szCs w:val="24"/>
            <w:rPrChange w:id="1033" w:author="Mai Văn Chánh" w:date="2021-03-30T22:44:00Z">
              <w:rPr/>
            </w:rPrChange>
          </w:rPr>
          <w:instrText xml:space="preserve"> SEQ Hình_ \* ARABIC </w:instrText>
        </w:r>
      </w:ins>
      <w:r w:rsidRPr="00020A75">
        <w:rPr>
          <w:sz w:val="24"/>
          <w:szCs w:val="24"/>
          <w:rPrChange w:id="1034" w:author="Mai Văn Chánh" w:date="2021-03-30T22:44:00Z">
            <w:rPr/>
          </w:rPrChange>
        </w:rPr>
        <w:fldChar w:fldCharType="separate"/>
      </w:r>
      <w:ins w:id="1035" w:author="Mai Văn Chánh" w:date="2021-03-30T22:53:00Z">
        <w:r w:rsidR="00485B6B">
          <w:rPr>
            <w:noProof/>
            <w:sz w:val="24"/>
            <w:szCs w:val="24"/>
          </w:rPr>
          <w:t>18</w:t>
        </w:r>
      </w:ins>
      <w:ins w:id="1036" w:author="Mai Văn Chánh" w:date="2021-03-30T22:44:00Z">
        <w:r w:rsidRPr="00020A75">
          <w:rPr>
            <w:sz w:val="24"/>
            <w:szCs w:val="24"/>
            <w:rPrChange w:id="1037" w:author="Mai Văn Chánh" w:date="2021-03-30T22:44:00Z">
              <w:rPr/>
            </w:rPrChange>
          </w:rPr>
          <w:fldChar w:fldCharType="end"/>
        </w:r>
        <w:r w:rsidRPr="00020A75">
          <w:rPr>
            <w:sz w:val="24"/>
            <w:szCs w:val="24"/>
            <w:rPrChange w:id="1038" w:author="Mai Văn Chánh" w:date="2021-03-30T22:44:00Z">
              <w:rPr/>
            </w:rPrChange>
          </w:rPr>
          <w:t>:DatePicker mode Spinner view calendarViewShown = “false”</w:t>
        </w:r>
      </w:ins>
      <w:bookmarkEnd w:id="1029"/>
    </w:p>
    <w:p w14:paraId="37E5D048" w14:textId="46C6AB03" w:rsidR="00A3641F" w:rsidRPr="00A622DF" w:rsidDel="00020A75" w:rsidRDefault="004623B6" w:rsidP="00650CA2">
      <w:pPr>
        <w:pStyle w:val="Hnhnh"/>
        <w:spacing w:line="276" w:lineRule="auto"/>
        <w:rPr>
          <w:del w:id="1039" w:author="Mai Văn Chánh" w:date="2021-03-30T22:44:00Z"/>
          <w:shd w:val="clear" w:color="auto" w:fill="FFFFFF"/>
        </w:rPr>
      </w:pPr>
      <w:bookmarkStart w:id="1040" w:name="_Toc55581460"/>
      <w:del w:id="1041" w:author="Mai Văn Chánh" w:date="2021-03-30T22:44:00Z">
        <w:r w:rsidRPr="00A622DF" w:rsidDel="00020A75">
          <w:rPr>
            <w:shd w:val="clear" w:color="auto" w:fill="FFFFFF"/>
          </w:rPr>
          <w:delText>Hình 2.1.1.4. DatePicker mode Spinner view calendarViewShown = “false”</w:delText>
        </w:r>
        <w:bookmarkEnd w:id="1040"/>
      </w:del>
    </w:p>
    <w:p w14:paraId="067436C5" w14:textId="77777777" w:rsidR="00A3641F" w:rsidRPr="00A622DF" w:rsidRDefault="00A3641F" w:rsidP="00650CA2">
      <w:pPr>
        <w:spacing w:line="276" w:lineRule="auto"/>
        <w:rPr>
          <w:rFonts w:ascii="Times New Roman" w:eastAsia="Times New Roman" w:hAnsi="Times New Roman" w:cs="Times New Roman"/>
          <w:sz w:val="26"/>
          <w:szCs w:val="26"/>
          <w:shd w:val="clear" w:color="auto" w:fill="FFFFFF"/>
          <w:lang w:val="vi-VN"/>
        </w:rPr>
      </w:pPr>
    </w:p>
    <w:p w14:paraId="35294274" w14:textId="77777777" w:rsidR="00020A75" w:rsidRDefault="004623B6" w:rsidP="00020A75">
      <w:pPr>
        <w:keepNext/>
        <w:spacing w:line="276" w:lineRule="auto"/>
        <w:jc w:val="center"/>
        <w:rPr>
          <w:ins w:id="1042" w:author="Mai Văn Chánh" w:date="2021-03-30T22:44:00Z"/>
        </w:rPr>
        <w:pPrChange w:id="1043" w:author="Mai Văn Chánh" w:date="2021-03-30T22:44:00Z">
          <w:pPr>
            <w:spacing w:line="276" w:lineRule="auto"/>
            <w:jc w:val="center"/>
          </w:pPr>
        </w:pPrChange>
      </w:pPr>
      <w:r w:rsidRPr="00A622DF">
        <w:rPr>
          <w:rFonts w:ascii="Times New Roman" w:eastAsia="Times New Roman" w:hAnsi="Times New Roman" w:cs="Times New Roman"/>
          <w:noProof/>
          <w:sz w:val="26"/>
          <w:szCs w:val="26"/>
          <w:shd w:val="clear" w:color="auto" w:fill="FFFFFF"/>
        </w:rPr>
        <w:drawing>
          <wp:inline distT="0" distB="0" distL="0" distR="0" wp14:anchorId="7487E3D5" wp14:editId="54A17C59">
            <wp:extent cx="2658453" cy="2950234"/>
            <wp:effectExtent l="0" t="0" r="8890" b="2540"/>
            <wp:docPr id="6146" name="Picture 2" descr="https://s1.o7planning.com/vi/12619/images/619926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s1.o7planning.com/vi/12619/images/6199265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0389" cy="2974577"/>
                    </a:xfrm>
                    <a:prstGeom prst="rect">
                      <a:avLst/>
                    </a:prstGeom>
                    <a:noFill/>
                  </pic:spPr>
                </pic:pic>
              </a:graphicData>
            </a:graphic>
          </wp:inline>
        </w:drawing>
      </w:r>
    </w:p>
    <w:p w14:paraId="3365EA86" w14:textId="2F429B58" w:rsidR="00A3641F" w:rsidRPr="00020A75" w:rsidRDefault="00020A75" w:rsidP="00020A75">
      <w:pPr>
        <w:pStyle w:val="Caption"/>
        <w:jc w:val="center"/>
        <w:rPr>
          <w:rFonts w:ascii="Times New Roman" w:eastAsia="Times New Roman" w:hAnsi="Times New Roman" w:cs="Times New Roman"/>
          <w:sz w:val="24"/>
          <w:szCs w:val="24"/>
          <w:shd w:val="clear" w:color="auto" w:fill="FFFFFF"/>
          <w:lang w:val="vi-VN"/>
          <w:rPrChange w:id="1044" w:author="Mai Văn Chánh" w:date="2021-03-30T22:45:00Z">
            <w:rPr>
              <w:rFonts w:ascii="Times New Roman" w:eastAsia="Times New Roman" w:hAnsi="Times New Roman" w:cs="Times New Roman"/>
              <w:sz w:val="26"/>
              <w:szCs w:val="26"/>
              <w:shd w:val="clear" w:color="auto" w:fill="FFFFFF"/>
              <w:lang w:val="vi-VN"/>
            </w:rPr>
          </w:rPrChange>
        </w:rPr>
        <w:pPrChange w:id="1045" w:author="Mai Văn Chánh" w:date="2021-03-30T22:44:00Z">
          <w:pPr>
            <w:spacing w:line="276" w:lineRule="auto"/>
            <w:jc w:val="center"/>
          </w:pPr>
        </w:pPrChange>
      </w:pPr>
      <w:bookmarkStart w:id="1046" w:name="_Toc68038135"/>
      <w:ins w:id="1047" w:author="Mai Văn Chánh" w:date="2021-03-30T22:44:00Z">
        <w:r w:rsidRPr="00020A75">
          <w:rPr>
            <w:sz w:val="24"/>
            <w:szCs w:val="24"/>
            <w:rPrChange w:id="1048" w:author="Mai Văn Chánh" w:date="2021-03-30T22:45:00Z">
              <w:rPr/>
            </w:rPrChange>
          </w:rPr>
          <w:t xml:space="preserve">Hình  </w:t>
        </w:r>
        <w:r w:rsidRPr="00020A75">
          <w:rPr>
            <w:sz w:val="24"/>
            <w:szCs w:val="24"/>
            <w:rPrChange w:id="1049" w:author="Mai Văn Chánh" w:date="2021-03-30T22:45:00Z">
              <w:rPr/>
            </w:rPrChange>
          </w:rPr>
          <w:fldChar w:fldCharType="begin"/>
        </w:r>
        <w:r w:rsidRPr="00020A75">
          <w:rPr>
            <w:sz w:val="24"/>
            <w:szCs w:val="24"/>
            <w:rPrChange w:id="1050" w:author="Mai Văn Chánh" w:date="2021-03-30T22:45:00Z">
              <w:rPr/>
            </w:rPrChange>
          </w:rPr>
          <w:instrText xml:space="preserve"> SEQ Hình_ \* ARABIC </w:instrText>
        </w:r>
      </w:ins>
      <w:r w:rsidRPr="00020A75">
        <w:rPr>
          <w:sz w:val="24"/>
          <w:szCs w:val="24"/>
          <w:rPrChange w:id="1051" w:author="Mai Văn Chánh" w:date="2021-03-30T22:45:00Z">
            <w:rPr/>
          </w:rPrChange>
        </w:rPr>
        <w:fldChar w:fldCharType="separate"/>
      </w:r>
      <w:ins w:id="1052" w:author="Mai Văn Chánh" w:date="2021-03-30T22:53:00Z">
        <w:r w:rsidR="00485B6B">
          <w:rPr>
            <w:noProof/>
            <w:sz w:val="24"/>
            <w:szCs w:val="24"/>
          </w:rPr>
          <w:t>19</w:t>
        </w:r>
      </w:ins>
      <w:ins w:id="1053" w:author="Mai Văn Chánh" w:date="2021-03-30T22:44:00Z">
        <w:r w:rsidRPr="00020A75">
          <w:rPr>
            <w:sz w:val="24"/>
            <w:szCs w:val="24"/>
            <w:rPrChange w:id="1054" w:author="Mai Văn Chánh" w:date="2021-03-30T22:45:00Z">
              <w:rPr/>
            </w:rPrChange>
          </w:rPr>
          <w:fldChar w:fldCharType="end"/>
        </w:r>
        <w:r w:rsidRPr="00020A75">
          <w:rPr>
            <w:sz w:val="24"/>
            <w:szCs w:val="24"/>
            <w:rPrChange w:id="1055" w:author="Mai Văn Chánh" w:date="2021-03-30T22:45:00Z">
              <w:rPr/>
            </w:rPrChange>
          </w:rPr>
          <w:t>:DatePicker mode Spinner view spinnersViewShown = “false”</w:t>
        </w:r>
      </w:ins>
      <w:bookmarkEnd w:id="1046"/>
    </w:p>
    <w:p w14:paraId="4026725F" w14:textId="589F5D0E" w:rsidR="00850D05" w:rsidDel="00020A75" w:rsidRDefault="004623B6" w:rsidP="00850D05">
      <w:pPr>
        <w:pStyle w:val="Hnhnh"/>
        <w:spacing w:line="276" w:lineRule="auto"/>
        <w:rPr>
          <w:del w:id="1056" w:author="Mai Văn Chánh" w:date="2021-03-30T22:44:00Z"/>
          <w:b/>
        </w:rPr>
      </w:pPr>
      <w:bookmarkStart w:id="1057" w:name="_Toc55581461"/>
      <w:del w:id="1058" w:author="Mai Văn Chánh" w:date="2021-03-30T22:44:00Z">
        <w:r w:rsidRPr="00A622DF" w:rsidDel="00020A75">
          <w:rPr>
            <w:shd w:val="clear" w:color="auto" w:fill="FFFFFF"/>
          </w:rPr>
          <w:delText>Hình 2.1.1.5. DatePicker mode Spinner view spinnersViewShown = “false”</w:delText>
        </w:r>
        <w:bookmarkEnd w:id="1057"/>
        <w:r w:rsidR="008336E2" w:rsidRPr="00A622DF" w:rsidDel="00020A75">
          <w:rPr>
            <w:b/>
          </w:rPr>
          <w:tab/>
        </w:r>
      </w:del>
    </w:p>
    <w:p w14:paraId="21A3F4CE" w14:textId="29F34E71" w:rsidR="00850D05" w:rsidDel="00020A75" w:rsidRDefault="00850D05" w:rsidP="00850D05">
      <w:pPr>
        <w:pStyle w:val="Hnhnh"/>
        <w:spacing w:line="276" w:lineRule="auto"/>
        <w:rPr>
          <w:del w:id="1059" w:author="Mai Văn Chánh" w:date="2021-03-30T22:45:00Z"/>
          <w:b/>
        </w:rPr>
      </w:pPr>
    </w:p>
    <w:p w14:paraId="76150317" w14:textId="1F24727B" w:rsidR="00850D05" w:rsidDel="00020A75" w:rsidRDefault="00850D05" w:rsidP="00850D05">
      <w:pPr>
        <w:pStyle w:val="Hnhnh"/>
        <w:spacing w:line="276" w:lineRule="auto"/>
        <w:rPr>
          <w:del w:id="1060" w:author="Mai Văn Chánh" w:date="2021-03-30T22:45:00Z"/>
          <w:b/>
        </w:rPr>
      </w:pPr>
    </w:p>
    <w:p w14:paraId="5448AC87" w14:textId="77777777" w:rsidR="00850D05" w:rsidRPr="00850D05" w:rsidDel="00020A75" w:rsidRDefault="00850D05" w:rsidP="00850D05">
      <w:pPr>
        <w:pStyle w:val="Hnhnh"/>
        <w:spacing w:line="276" w:lineRule="auto"/>
        <w:rPr>
          <w:del w:id="1061" w:author="Mai Văn Chánh" w:date="2021-03-30T22:45:00Z"/>
          <w:shd w:val="clear" w:color="auto" w:fill="FFFFFF"/>
        </w:rPr>
      </w:pPr>
    </w:p>
    <w:p w14:paraId="55C3B6AA" w14:textId="77777777" w:rsidR="00850D05" w:rsidRPr="00850D05" w:rsidRDefault="00850D05" w:rsidP="00850D05">
      <w:pPr>
        <w:rPr>
          <w:lang w:val="vi-VN"/>
        </w:rPr>
      </w:pPr>
    </w:p>
    <w:p w14:paraId="377F702F" w14:textId="0AB2619B" w:rsidR="003A5549" w:rsidRPr="00A622DF" w:rsidRDefault="003A5549" w:rsidP="00650CA2">
      <w:pPr>
        <w:pStyle w:val="Heading2"/>
        <w:spacing w:line="276" w:lineRule="auto"/>
        <w:rPr>
          <w:rFonts w:ascii="Times New Roman" w:hAnsi="Times New Roman" w:cs="Times New Roman"/>
          <w:b/>
          <w:color w:val="auto"/>
          <w:lang w:val="vi-VN"/>
        </w:rPr>
      </w:pPr>
      <w:bookmarkStart w:id="1062" w:name="_Toc68038648"/>
      <w:r w:rsidRPr="00A622DF">
        <w:rPr>
          <w:rFonts w:ascii="Times New Roman" w:hAnsi="Times New Roman" w:cs="Times New Roman"/>
          <w:b/>
          <w:color w:val="auto"/>
          <w:lang w:val="vi-VN"/>
        </w:rPr>
        <w:lastRenderedPageBreak/>
        <w:t xml:space="preserve">2.2. Các bước thiết kế - hiện thực Date </w:t>
      </w:r>
      <w:del w:id="1063" w:author="Mai Văn Chánh" w:date="2021-03-30T23:16:00Z">
        <w:r w:rsidRPr="00A622DF" w:rsidDel="00F41AE9">
          <w:rPr>
            <w:rFonts w:ascii="Times New Roman" w:hAnsi="Times New Roman" w:cs="Times New Roman"/>
            <w:b/>
            <w:color w:val="auto"/>
            <w:lang w:val="vi-VN"/>
          </w:rPr>
          <w:delText xml:space="preserve">and Time </w:delText>
        </w:r>
      </w:del>
      <w:r w:rsidRPr="00A622DF">
        <w:rPr>
          <w:rFonts w:ascii="Times New Roman" w:hAnsi="Times New Roman" w:cs="Times New Roman"/>
          <w:b/>
          <w:color w:val="auto"/>
          <w:lang w:val="vi-VN"/>
        </w:rPr>
        <w:t>Picker trong xây dựng ứng dụng Android</w:t>
      </w:r>
      <w:bookmarkEnd w:id="1062"/>
    </w:p>
    <w:p w14:paraId="2EFF83AE" w14:textId="77777777" w:rsidR="003A5549" w:rsidRPr="00A622DF" w:rsidRDefault="003A5549" w:rsidP="00650CA2">
      <w:pPr>
        <w:pStyle w:val="Heading3"/>
        <w:spacing w:line="276" w:lineRule="auto"/>
        <w:rPr>
          <w:rFonts w:ascii="Times New Roman" w:hAnsi="Times New Roman" w:cs="Times New Roman"/>
          <w:b/>
          <w:color w:val="auto"/>
          <w:sz w:val="26"/>
          <w:szCs w:val="26"/>
          <w:lang w:val="vi-VN"/>
        </w:rPr>
      </w:pPr>
      <w:r w:rsidRPr="00A622DF">
        <w:rPr>
          <w:rFonts w:ascii="Times New Roman" w:hAnsi="Times New Roman" w:cs="Times New Roman"/>
          <w:b/>
          <w:color w:val="auto"/>
          <w:sz w:val="26"/>
          <w:szCs w:val="26"/>
          <w:lang w:val="vi-VN"/>
        </w:rPr>
        <w:tab/>
      </w:r>
      <w:bookmarkStart w:id="1064" w:name="_Toc68038649"/>
      <w:r w:rsidRPr="00A622DF">
        <w:rPr>
          <w:rFonts w:ascii="Times New Roman" w:hAnsi="Times New Roman" w:cs="Times New Roman"/>
          <w:b/>
          <w:color w:val="auto"/>
          <w:sz w:val="26"/>
          <w:szCs w:val="26"/>
          <w:lang w:val="vi-VN"/>
        </w:rPr>
        <w:t>2.2.1. Thiết kế</w:t>
      </w:r>
      <w:bookmarkEnd w:id="1064"/>
    </w:p>
    <w:p w14:paraId="1B6B846D" w14:textId="77777777" w:rsidR="00AE76AC" w:rsidRPr="00A622DF" w:rsidRDefault="00AE76AC"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xml:space="preserve">- </w:t>
      </w:r>
      <w:r w:rsidR="00293F49" w:rsidRPr="00A622DF">
        <w:rPr>
          <w:rFonts w:ascii="Times New Roman" w:eastAsia="Times New Roman" w:hAnsi="Times New Roman" w:cs="Times New Roman"/>
          <w:sz w:val="26"/>
          <w:szCs w:val="26"/>
          <w:shd w:val="clear" w:color="auto" w:fill="FFFFFF"/>
          <w:lang w:val="vi-VN"/>
        </w:rPr>
        <w:t>Thiết kế</w:t>
      </w:r>
      <w:r w:rsidRPr="00A622DF">
        <w:rPr>
          <w:rFonts w:ascii="Times New Roman" w:eastAsia="Times New Roman" w:hAnsi="Times New Roman" w:cs="Times New Roman"/>
          <w:sz w:val="26"/>
          <w:szCs w:val="26"/>
          <w:shd w:val="clear" w:color="auto" w:fill="FFFFFF"/>
          <w:lang w:val="vi-VN"/>
        </w:rPr>
        <w:t xml:space="preserve"> màn hình DatePicker:</w:t>
      </w:r>
    </w:p>
    <w:p w14:paraId="0DF7B566" w14:textId="77777777" w:rsidR="00020A75" w:rsidRDefault="00850D05" w:rsidP="00020A75">
      <w:pPr>
        <w:keepNext/>
        <w:spacing w:line="276" w:lineRule="auto"/>
        <w:jc w:val="center"/>
        <w:rPr>
          <w:ins w:id="1065" w:author="Mai Văn Chánh" w:date="2021-03-30T22:45:00Z"/>
        </w:rPr>
        <w:pPrChange w:id="1066" w:author="Mai Văn Chánh" w:date="2021-03-30T22:45:00Z">
          <w:pPr>
            <w:spacing w:line="276" w:lineRule="auto"/>
            <w:jc w:val="center"/>
          </w:pPr>
        </w:pPrChange>
      </w:pPr>
      <w:r>
        <w:rPr>
          <w:rFonts w:ascii="Times New Roman" w:eastAsia="Times New Roman" w:hAnsi="Times New Roman" w:cs="Times New Roman"/>
          <w:noProof/>
          <w:sz w:val="26"/>
          <w:szCs w:val="26"/>
          <w:shd w:val="clear" w:color="auto" w:fill="FFFFFF"/>
          <w:lang w:val="vi-VN"/>
        </w:rPr>
        <w:drawing>
          <wp:inline distT="0" distB="0" distL="0" distR="0" wp14:anchorId="3878A023" wp14:editId="6FABA51E">
            <wp:extent cx="3048425" cy="595395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3048425" cy="5953956"/>
                    </a:xfrm>
                    <a:prstGeom prst="rect">
                      <a:avLst/>
                    </a:prstGeom>
                  </pic:spPr>
                </pic:pic>
              </a:graphicData>
            </a:graphic>
          </wp:inline>
        </w:drawing>
      </w:r>
    </w:p>
    <w:p w14:paraId="06C417C0" w14:textId="4A23A102" w:rsidR="001C7447" w:rsidRPr="00020A75" w:rsidRDefault="00020A75" w:rsidP="00020A75">
      <w:pPr>
        <w:pStyle w:val="Caption"/>
        <w:jc w:val="center"/>
        <w:rPr>
          <w:rFonts w:ascii="Times New Roman" w:eastAsia="Times New Roman" w:hAnsi="Times New Roman" w:cs="Times New Roman"/>
          <w:sz w:val="24"/>
          <w:szCs w:val="24"/>
          <w:shd w:val="clear" w:color="auto" w:fill="FFFFFF"/>
          <w:lang w:val="vi-VN"/>
          <w:rPrChange w:id="1067" w:author="Mai Văn Chánh" w:date="2021-03-30T22:45:00Z">
            <w:rPr>
              <w:rFonts w:ascii="Times New Roman" w:eastAsia="Times New Roman" w:hAnsi="Times New Roman" w:cs="Times New Roman"/>
              <w:sz w:val="26"/>
              <w:szCs w:val="26"/>
              <w:shd w:val="clear" w:color="auto" w:fill="FFFFFF"/>
              <w:lang w:val="vi-VN"/>
            </w:rPr>
          </w:rPrChange>
        </w:rPr>
        <w:pPrChange w:id="1068" w:author="Mai Văn Chánh" w:date="2021-03-30T22:45:00Z">
          <w:pPr>
            <w:spacing w:line="276" w:lineRule="auto"/>
            <w:jc w:val="center"/>
          </w:pPr>
        </w:pPrChange>
      </w:pPr>
      <w:bookmarkStart w:id="1069" w:name="_Toc68038136"/>
      <w:ins w:id="1070" w:author="Mai Văn Chánh" w:date="2021-03-30T22:45:00Z">
        <w:r w:rsidRPr="00020A75">
          <w:rPr>
            <w:sz w:val="24"/>
            <w:szCs w:val="24"/>
            <w:rPrChange w:id="1071" w:author="Mai Văn Chánh" w:date="2021-03-30T22:45:00Z">
              <w:rPr/>
            </w:rPrChange>
          </w:rPr>
          <w:t xml:space="preserve">Hình  </w:t>
        </w:r>
        <w:r w:rsidRPr="00020A75">
          <w:rPr>
            <w:sz w:val="24"/>
            <w:szCs w:val="24"/>
            <w:rPrChange w:id="1072" w:author="Mai Văn Chánh" w:date="2021-03-30T22:45:00Z">
              <w:rPr/>
            </w:rPrChange>
          </w:rPr>
          <w:fldChar w:fldCharType="begin"/>
        </w:r>
        <w:r w:rsidRPr="00020A75">
          <w:rPr>
            <w:sz w:val="24"/>
            <w:szCs w:val="24"/>
            <w:rPrChange w:id="1073" w:author="Mai Văn Chánh" w:date="2021-03-30T22:45:00Z">
              <w:rPr/>
            </w:rPrChange>
          </w:rPr>
          <w:instrText xml:space="preserve"> SEQ Hình_ \* ARABIC </w:instrText>
        </w:r>
      </w:ins>
      <w:r w:rsidRPr="00020A75">
        <w:rPr>
          <w:sz w:val="24"/>
          <w:szCs w:val="24"/>
          <w:rPrChange w:id="1074" w:author="Mai Văn Chánh" w:date="2021-03-30T22:45:00Z">
            <w:rPr/>
          </w:rPrChange>
        </w:rPr>
        <w:fldChar w:fldCharType="separate"/>
      </w:r>
      <w:ins w:id="1075" w:author="Mai Văn Chánh" w:date="2021-03-30T22:53:00Z">
        <w:r w:rsidR="00485B6B">
          <w:rPr>
            <w:noProof/>
            <w:sz w:val="24"/>
            <w:szCs w:val="24"/>
          </w:rPr>
          <w:t>20</w:t>
        </w:r>
      </w:ins>
      <w:ins w:id="1076" w:author="Mai Văn Chánh" w:date="2021-03-30T22:45:00Z">
        <w:r w:rsidRPr="00020A75">
          <w:rPr>
            <w:sz w:val="24"/>
            <w:szCs w:val="24"/>
            <w:rPrChange w:id="1077" w:author="Mai Văn Chánh" w:date="2021-03-30T22:45:00Z">
              <w:rPr/>
            </w:rPrChange>
          </w:rPr>
          <w:fldChar w:fldCharType="end"/>
        </w:r>
        <w:r w:rsidRPr="00020A75">
          <w:rPr>
            <w:sz w:val="24"/>
            <w:szCs w:val="24"/>
            <w:rPrChange w:id="1078" w:author="Mai Văn Chánh" w:date="2021-03-30T22:45:00Z">
              <w:rPr/>
            </w:rPrChange>
          </w:rPr>
          <w:t>:Màn hình DatePicker trong ứng dụng</w:t>
        </w:r>
      </w:ins>
      <w:bookmarkEnd w:id="1069"/>
    </w:p>
    <w:p w14:paraId="2BCFE589" w14:textId="3AD255BE" w:rsidR="001C7447" w:rsidRPr="00A622DF" w:rsidDel="00020A75" w:rsidRDefault="001C7447" w:rsidP="00650CA2">
      <w:pPr>
        <w:pStyle w:val="Hnhnh"/>
        <w:spacing w:line="276" w:lineRule="auto"/>
        <w:rPr>
          <w:del w:id="1079" w:author="Mai Văn Chánh" w:date="2021-03-30T22:45:00Z"/>
          <w:shd w:val="clear" w:color="auto" w:fill="FFFFFF"/>
        </w:rPr>
      </w:pPr>
      <w:bookmarkStart w:id="1080" w:name="_Toc55581465"/>
      <w:del w:id="1081" w:author="Mai Văn Chánh" w:date="2021-03-30T22:45:00Z">
        <w:r w:rsidRPr="00A622DF" w:rsidDel="00020A75">
          <w:rPr>
            <w:shd w:val="clear" w:color="auto" w:fill="FFFFFF"/>
          </w:rPr>
          <w:delText>Hình 2.2.1.1. Màn hình DatePicker trong ứng dụng</w:delText>
        </w:r>
        <w:bookmarkEnd w:id="1080"/>
      </w:del>
    </w:p>
    <w:p w14:paraId="26808D28" w14:textId="3BE43FFA" w:rsidR="001C7447" w:rsidRDefault="001C7447" w:rsidP="00650CA2">
      <w:pPr>
        <w:spacing w:line="276" w:lineRule="auto"/>
        <w:jc w:val="center"/>
        <w:rPr>
          <w:rFonts w:ascii="Times New Roman" w:eastAsia="Times New Roman" w:hAnsi="Times New Roman" w:cs="Times New Roman"/>
          <w:sz w:val="26"/>
          <w:szCs w:val="26"/>
          <w:shd w:val="clear" w:color="auto" w:fill="FFFFFF"/>
          <w:lang w:val="vi-VN"/>
        </w:rPr>
      </w:pPr>
    </w:p>
    <w:p w14:paraId="3E773AA1" w14:textId="7F110009" w:rsidR="00850D05" w:rsidRDefault="00850D05" w:rsidP="00650CA2">
      <w:pPr>
        <w:spacing w:line="276" w:lineRule="auto"/>
        <w:jc w:val="center"/>
        <w:rPr>
          <w:rFonts w:ascii="Times New Roman" w:eastAsia="Times New Roman" w:hAnsi="Times New Roman" w:cs="Times New Roman"/>
          <w:sz w:val="26"/>
          <w:szCs w:val="26"/>
          <w:shd w:val="clear" w:color="auto" w:fill="FFFFFF"/>
          <w:lang w:val="vi-VN"/>
        </w:rPr>
      </w:pPr>
    </w:p>
    <w:p w14:paraId="4A3B5966" w14:textId="61E168E8" w:rsidR="00850D05" w:rsidRDefault="00850D05" w:rsidP="00650CA2">
      <w:pPr>
        <w:spacing w:line="276" w:lineRule="auto"/>
        <w:jc w:val="center"/>
        <w:rPr>
          <w:rFonts w:ascii="Times New Roman" w:eastAsia="Times New Roman" w:hAnsi="Times New Roman" w:cs="Times New Roman"/>
          <w:sz w:val="26"/>
          <w:szCs w:val="26"/>
          <w:shd w:val="clear" w:color="auto" w:fill="FFFFFF"/>
          <w:lang w:val="vi-VN"/>
        </w:rPr>
      </w:pPr>
    </w:p>
    <w:p w14:paraId="1F8277BB" w14:textId="6B38068A" w:rsidR="00850D05" w:rsidRDefault="00850D05" w:rsidP="00650CA2">
      <w:pPr>
        <w:spacing w:line="276" w:lineRule="auto"/>
        <w:jc w:val="center"/>
        <w:rPr>
          <w:rFonts w:ascii="Times New Roman" w:eastAsia="Times New Roman" w:hAnsi="Times New Roman" w:cs="Times New Roman"/>
          <w:sz w:val="26"/>
          <w:szCs w:val="26"/>
          <w:shd w:val="clear" w:color="auto" w:fill="FFFFFF"/>
          <w:lang w:val="vi-VN"/>
        </w:rPr>
      </w:pPr>
    </w:p>
    <w:p w14:paraId="21E5DAB9" w14:textId="77777777" w:rsidR="00850D05" w:rsidRPr="00A622DF" w:rsidRDefault="00850D05" w:rsidP="00650CA2">
      <w:pPr>
        <w:spacing w:line="276" w:lineRule="auto"/>
        <w:jc w:val="center"/>
        <w:rPr>
          <w:rFonts w:ascii="Times New Roman" w:eastAsia="Times New Roman" w:hAnsi="Times New Roman" w:cs="Times New Roman"/>
          <w:sz w:val="26"/>
          <w:szCs w:val="26"/>
          <w:shd w:val="clear" w:color="auto" w:fill="FFFFFF"/>
          <w:lang w:val="vi-VN"/>
        </w:rPr>
      </w:pPr>
    </w:p>
    <w:p w14:paraId="12C63E4A" w14:textId="77777777" w:rsidR="003A5549" w:rsidRPr="00A622DF" w:rsidRDefault="003A5549" w:rsidP="00650CA2">
      <w:pPr>
        <w:pStyle w:val="Heading3"/>
        <w:spacing w:line="276" w:lineRule="auto"/>
        <w:rPr>
          <w:rFonts w:ascii="Times New Roman" w:hAnsi="Times New Roman" w:cs="Times New Roman"/>
          <w:b/>
          <w:color w:val="auto"/>
          <w:sz w:val="26"/>
          <w:szCs w:val="26"/>
          <w:lang w:val="vi-VN"/>
        </w:rPr>
      </w:pPr>
      <w:r w:rsidRPr="00A622DF">
        <w:rPr>
          <w:rFonts w:ascii="Times New Roman" w:hAnsi="Times New Roman" w:cs="Times New Roman"/>
          <w:b/>
          <w:color w:val="auto"/>
          <w:sz w:val="26"/>
          <w:szCs w:val="26"/>
          <w:lang w:val="vi-VN"/>
        </w:rPr>
        <w:lastRenderedPageBreak/>
        <w:tab/>
      </w:r>
      <w:bookmarkStart w:id="1082" w:name="_Toc68038650"/>
      <w:r w:rsidRPr="00A622DF">
        <w:rPr>
          <w:rFonts w:ascii="Times New Roman" w:hAnsi="Times New Roman" w:cs="Times New Roman"/>
          <w:b/>
          <w:color w:val="auto"/>
          <w:sz w:val="26"/>
          <w:szCs w:val="26"/>
          <w:lang w:val="vi-VN"/>
        </w:rPr>
        <w:t>2.2.2. Hiện thực</w:t>
      </w:r>
      <w:bookmarkEnd w:id="1082"/>
    </w:p>
    <w:p w14:paraId="5A506616" w14:textId="77777777" w:rsidR="003A5549" w:rsidRPr="00A622DF" w:rsidRDefault="00C73FCE"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Xây dựng màn hình DatePicker:</w:t>
      </w:r>
    </w:p>
    <w:p w14:paraId="355C60B4" w14:textId="77777777" w:rsidR="00020A75" w:rsidRPr="00020A75" w:rsidRDefault="00020A75" w:rsidP="00020A75">
      <w:pPr>
        <w:spacing w:line="276" w:lineRule="auto"/>
        <w:rPr>
          <w:ins w:id="1083" w:author="Mai Văn Chánh" w:date="2021-03-30T22:46:00Z"/>
          <w:rFonts w:ascii="Consolas" w:eastAsia="Times New Roman" w:hAnsi="Consolas" w:cs="Courier New"/>
          <w:sz w:val="20"/>
          <w:szCs w:val="20"/>
          <w:lang w:eastAsia="en-US"/>
          <w:rPrChange w:id="1084" w:author="Mai Văn Chánh" w:date="2021-03-30T22:46:00Z">
            <w:rPr>
              <w:ins w:id="1085" w:author="Mai Văn Chánh" w:date="2021-03-30T22:46:00Z"/>
              <w:rFonts w:ascii="Consolas" w:eastAsia="Times New Roman" w:hAnsi="Consolas" w:cs="Courier New"/>
              <w:color w:val="CC7832"/>
              <w:sz w:val="20"/>
              <w:szCs w:val="20"/>
              <w:lang w:eastAsia="en-US"/>
            </w:rPr>
          </w:rPrChange>
        </w:rPr>
      </w:pPr>
      <w:ins w:id="1086" w:author="Mai Văn Chánh" w:date="2021-03-30T22:46:00Z">
        <w:r w:rsidRPr="00020A75">
          <w:rPr>
            <w:rFonts w:ascii="Consolas" w:eastAsia="Times New Roman" w:hAnsi="Consolas" w:cs="Courier New"/>
            <w:sz w:val="20"/>
            <w:szCs w:val="20"/>
            <w:lang w:eastAsia="en-US"/>
            <w:rPrChange w:id="1087" w:author="Mai Văn Chánh" w:date="2021-03-30T22:46:00Z">
              <w:rPr>
                <w:rFonts w:ascii="Consolas" w:eastAsia="Times New Roman" w:hAnsi="Consolas" w:cs="Courier New"/>
                <w:color w:val="CC7832"/>
                <w:sz w:val="20"/>
                <w:szCs w:val="20"/>
                <w:lang w:eastAsia="en-US"/>
              </w:rPr>
            </w:rPrChange>
          </w:rPr>
          <w:t>public void chonNgay(final int loai){</w:t>
        </w:r>
      </w:ins>
    </w:p>
    <w:p w14:paraId="33F696E8" w14:textId="77777777" w:rsidR="00020A75" w:rsidRPr="00020A75" w:rsidRDefault="00020A75" w:rsidP="00020A75">
      <w:pPr>
        <w:spacing w:line="276" w:lineRule="auto"/>
        <w:rPr>
          <w:ins w:id="1088" w:author="Mai Văn Chánh" w:date="2021-03-30T22:46:00Z"/>
          <w:rFonts w:ascii="Consolas" w:eastAsia="Times New Roman" w:hAnsi="Consolas" w:cs="Courier New"/>
          <w:sz w:val="20"/>
          <w:szCs w:val="20"/>
          <w:lang w:eastAsia="en-US"/>
          <w:rPrChange w:id="1089" w:author="Mai Văn Chánh" w:date="2021-03-30T22:46:00Z">
            <w:rPr>
              <w:ins w:id="1090" w:author="Mai Văn Chánh" w:date="2021-03-30T22:46:00Z"/>
              <w:rFonts w:ascii="Consolas" w:eastAsia="Times New Roman" w:hAnsi="Consolas" w:cs="Courier New"/>
              <w:color w:val="CC7832"/>
              <w:sz w:val="20"/>
              <w:szCs w:val="20"/>
              <w:lang w:eastAsia="en-US"/>
            </w:rPr>
          </w:rPrChange>
        </w:rPr>
      </w:pPr>
      <w:ins w:id="1091" w:author="Mai Văn Chánh" w:date="2021-03-30T22:46:00Z">
        <w:r w:rsidRPr="00020A75">
          <w:rPr>
            <w:rFonts w:ascii="Consolas" w:eastAsia="Times New Roman" w:hAnsi="Consolas" w:cs="Courier New"/>
            <w:sz w:val="20"/>
            <w:szCs w:val="20"/>
            <w:lang w:eastAsia="en-US"/>
            <w:rPrChange w:id="1092" w:author="Mai Văn Chánh" w:date="2021-03-30T22:46:00Z">
              <w:rPr>
                <w:rFonts w:ascii="Consolas" w:eastAsia="Times New Roman" w:hAnsi="Consolas" w:cs="Courier New"/>
                <w:color w:val="CC7832"/>
                <w:sz w:val="20"/>
                <w:szCs w:val="20"/>
                <w:lang w:eastAsia="en-US"/>
              </w:rPr>
            </w:rPrChange>
          </w:rPr>
          <w:t xml:space="preserve">    //khai báo ngày tùy biến theo thời gian thực</w:t>
        </w:r>
      </w:ins>
    </w:p>
    <w:p w14:paraId="160820FE" w14:textId="77777777" w:rsidR="00020A75" w:rsidRPr="00020A75" w:rsidRDefault="00020A75" w:rsidP="00020A75">
      <w:pPr>
        <w:spacing w:line="276" w:lineRule="auto"/>
        <w:rPr>
          <w:ins w:id="1093" w:author="Mai Văn Chánh" w:date="2021-03-30T22:46:00Z"/>
          <w:rFonts w:ascii="Consolas" w:eastAsia="Times New Roman" w:hAnsi="Consolas" w:cs="Courier New"/>
          <w:sz w:val="20"/>
          <w:szCs w:val="20"/>
          <w:lang w:eastAsia="en-US"/>
          <w:rPrChange w:id="1094" w:author="Mai Văn Chánh" w:date="2021-03-30T22:46:00Z">
            <w:rPr>
              <w:ins w:id="1095" w:author="Mai Văn Chánh" w:date="2021-03-30T22:46:00Z"/>
              <w:rFonts w:ascii="Consolas" w:eastAsia="Times New Roman" w:hAnsi="Consolas" w:cs="Courier New"/>
              <w:color w:val="CC7832"/>
              <w:sz w:val="20"/>
              <w:szCs w:val="20"/>
              <w:lang w:eastAsia="en-US"/>
            </w:rPr>
          </w:rPrChange>
        </w:rPr>
      </w:pPr>
      <w:ins w:id="1096" w:author="Mai Văn Chánh" w:date="2021-03-30T22:46:00Z">
        <w:r w:rsidRPr="00020A75">
          <w:rPr>
            <w:rFonts w:ascii="Consolas" w:eastAsia="Times New Roman" w:hAnsi="Consolas" w:cs="Courier New"/>
            <w:sz w:val="20"/>
            <w:szCs w:val="20"/>
            <w:lang w:eastAsia="en-US"/>
            <w:rPrChange w:id="1097" w:author="Mai Văn Chánh" w:date="2021-03-30T22:46:00Z">
              <w:rPr>
                <w:rFonts w:ascii="Consolas" w:eastAsia="Times New Roman" w:hAnsi="Consolas" w:cs="Courier New"/>
                <w:color w:val="CC7832"/>
                <w:sz w:val="20"/>
                <w:szCs w:val="20"/>
                <w:lang w:eastAsia="en-US"/>
              </w:rPr>
            </w:rPrChange>
          </w:rPr>
          <w:t xml:space="preserve">    final Calendar calendar = Calendar.getInstance();</w:t>
        </w:r>
      </w:ins>
    </w:p>
    <w:p w14:paraId="50E67A87" w14:textId="77777777" w:rsidR="00020A75" w:rsidRPr="00020A75" w:rsidRDefault="00020A75" w:rsidP="00020A75">
      <w:pPr>
        <w:spacing w:line="276" w:lineRule="auto"/>
        <w:rPr>
          <w:ins w:id="1098" w:author="Mai Văn Chánh" w:date="2021-03-30T22:46:00Z"/>
          <w:rFonts w:ascii="Consolas" w:eastAsia="Times New Roman" w:hAnsi="Consolas" w:cs="Courier New"/>
          <w:sz w:val="20"/>
          <w:szCs w:val="20"/>
          <w:lang w:eastAsia="en-US"/>
          <w:rPrChange w:id="1099" w:author="Mai Văn Chánh" w:date="2021-03-30T22:46:00Z">
            <w:rPr>
              <w:ins w:id="1100" w:author="Mai Văn Chánh" w:date="2021-03-30T22:46:00Z"/>
              <w:rFonts w:ascii="Consolas" w:eastAsia="Times New Roman" w:hAnsi="Consolas" w:cs="Courier New"/>
              <w:color w:val="CC7832"/>
              <w:sz w:val="20"/>
              <w:szCs w:val="20"/>
              <w:lang w:eastAsia="en-US"/>
            </w:rPr>
          </w:rPrChange>
        </w:rPr>
      </w:pPr>
      <w:ins w:id="1101" w:author="Mai Văn Chánh" w:date="2021-03-30T22:46:00Z">
        <w:r w:rsidRPr="00020A75">
          <w:rPr>
            <w:rFonts w:ascii="Consolas" w:eastAsia="Times New Roman" w:hAnsi="Consolas" w:cs="Courier New"/>
            <w:sz w:val="20"/>
            <w:szCs w:val="20"/>
            <w:lang w:eastAsia="en-US"/>
            <w:rPrChange w:id="1102" w:author="Mai Văn Chánh" w:date="2021-03-30T22:46:00Z">
              <w:rPr>
                <w:rFonts w:ascii="Consolas" w:eastAsia="Times New Roman" w:hAnsi="Consolas" w:cs="Courier New"/>
                <w:color w:val="CC7832"/>
                <w:sz w:val="20"/>
                <w:szCs w:val="20"/>
                <w:lang w:eastAsia="en-US"/>
              </w:rPr>
            </w:rPrChange>
          </w:rPr>
          <w:t xml:space="preserve">    int ngay = calendar.get(Calendar.DATE);</w:t>
        </w:r>
      </w:ins>
    </w:p>
    <w:p w14:paraId="34F7671C" w14:textId="77777777" w:rsidR="00020A75" w:rsidRPr="00020A75" w:rsidRDefault="00020A75" w:rsidP="00020A75">
      <w:pPr>
        <w:spacing w:line="276" w:lineRule="auto"/>
        <w:rPr>
          <w:ins w:id="1103" w:author="Mai Văn Chánh" w:date="2021-03-30T22:46:00Z"/>
          <w:rFonts w:ascii="Consolas" w:eastAsia="Times New Roman" w:hAnsi="Consolas" w:cs="Courier New"/>
          <w:sz w:val="20"/>
          <w:szCs w:val="20"/>
          <w:lang w:eastAsia="en-US"/>
          <w:rPrChange w:id="1104" w:author="Mai Văn Chánh" w:date="2021-03-30T22:46:00Z">
            <w:rPr>
              <w:ins w:id="1105" w:author="Mai Văn Chánh" w:date="2021-03-30T22:46:00Z"/>
              <w:rFonts w:ascii="Consolas" w:eastAsia="Times New Roman" w:hAnsi="Consolas" w:cs="Courier New"/>
              <w:color w:val="CC7832"/>
              <w:sz w:val="20"/>
              <w:szCs w:val="20"/>
              <w:lang w:eastAsia="en-US"/>
            </w:rPr>
          </w:rPrChange>
        </w:rPr>
      </w:pPr>
      <w:ins w:id="1106" w:author="Mai Văn Chánh" w:date="2021-03-30T22:46:00Z">
        <w:r w:rsidRPr="00020A75">
          <w:rPr>
            <w:rFonts w:ascii="Consolas" w:eastAsia="Times New Roman" w:hAnsi="Consolas" w:cs="Courier New"/>
            <w:sz w:val="20"/>
            <w:szCs w:val="20"/>
            <w:lang w:eastAsia="en-US"/>
            <w:rPrChange w:id="1107" w:author="Mai Văn Chánh" w:date="2021-03-30T22:46:00Z">
              <w:rPr>
                <w:rFonts w:ascii="Consolas" w:eastAsia="Times New Roman" w:hAnsi="Consolas" w:cs="Courier New"/>
                <w:color w:val="CC7832"/>
                <w:sz w:val="20"/>
                <w:szCs w:val="20"/>
                <w:lang w:eastAsia="en-US"/>
              </w:rPr>
            </w:rPrChange>
          </w:rPr>
          <w:t xml:space="preserve">    int thang = calendar.get(Calendar.MONTH);</w:t>
        </w:r>
      </w:ins>
    </w:p>
    <w:p w14:paraId="123B5D63" w14:textId="77777777" w:rsidR="00020A75" w:rsidRPr="00020A75" w:rsidRDefault="00020A75" w:rsidP="00020A75">
      <w:pPr>
        <w:spacing w:line="276" w:lineRule="auto"/>
        <w:rPr>
          <w:ins w:id="1108" w:author="Mai Văn Chánh" w:date="2021-03-30T22:46:00Z"/>
          <w:rFonts w:ascii="Consolas" w:eastAsia="Times New Roman" w:hAnsi="Consolas" w:cs="Courier New"/>
          <w:sz w:val="20"/>
          <w:szCs w:val="20"/>
          <w:lang w:eastAsia="en-US"/>
          <w:rPrChange w:id="1109" w:author="Mai Văn Chánh" w:date="2021-03-30T22:46:00Z">
            <w:rPr>
              <w:ins w:id="1110" w:author="Mai Văn Chánh" w:date="2021-03-30T22:46:00Z"/>
              <w:rFonts w:ascii="Consolas" w:eastAsia="Times New Roman" w:hAnsi="Consolas" w:cs="Courier New"/>
              <w:color w:val="CC7832"/>
              <w:sz w:val="20"/>
              <w:szCs w:val="20"/>
              <w:lang w:eastAsia="en-US"/>
            </w:rPr>
          </w:rPrChange>
        </w:rPr>
      </w:pPr>
      <w:ins w:id="1111" w:author="Mai Văn Chánh" w:date="2021-03-30T22:46:00Z">
        <w:r w:rsidRPr="00020A75">
          <w:rPr>
            <w:rFonts w:ascii="Consolas" w:eastAsia="Times New Roman" w:hAnsi="Consolas" w:cs="Courier New"/>
            <w:sz w:val="20"/>
            <w:szCs w:val="20"/>
            <w:lang w:eastAsia="en-US"/>
            <w:rPrChange w:id="1112" w:author="Mai Văn Chánh" w:date="2021-03-30T22:46:00Z">
              <w:rPr>
                <w:rFonts w:ascii="Consolas" w:eastAsia="Times New Roman" w:hAnsi="Consolas" w:cs="Courier New"/>
                <w:color w:val="CC7832"/>
                <w:sz w:val="20"/>
                <w:szCs w:val="20"/>
                <w:lang w:eastAsia="en-US"/>
              </w:rPr>
            </w:rPrChange>
          </w:rPr>
          <w:t xml:space="preserve">    int nam = calendar.get(Calendar.YEAR);</w:t>
        </w:r>
      </w:ins>
    </w:p>
    <w:p w14:paraId="0A7A6BFF" w14:textId="77777777" w:rsidR="00020A75" w:rsidRPr="00020A75" w:rsidRDefault="00020A75" w:rsidP="00020A75">
      <w:pPr>
        <w:spacing w:line="276" w:lineRule="auto"/>
        <w:rPr>
          <w:ins w:id="1113" w:author="Mai Văn Chánh" w:date="2021-03-30T22:46:00Z"/>
          <w:rFonts w:ascii="Consolas" w:eastAsia="Times New Roman" w:hAnsi="Consolas" w:cs="Courier New"/>
          <w:sz w:val="20"/>
          <w:szCs w:val="20"/>
          <w:lang w:eastAsia="en-US"/>
          <w:rPrChange w:id="1114" w:author="Mai Văn Chánh" w:date="2021-03-30T22:46:00Z">
            <w:rPr>
              <w:ins w:id="1115" w:author="Mai Văn Chánh" w:date="2021-03-30T22:46:00Z"/>
              <w:rFonts w:ascii="Consolas" w:eastAsia="Times New Roman" w:hAnsi="Consolas" w:cs="Courier New"/>
              <w:color w:val="CC7832"/>
              <w:sz w:val="20"/>
              <w:szCs w:val="20"/>
              <w:lang w:eastAsia="en-US"/>
            </w:rPr>
          </w:rPrChange>
        </w:rPr>
      </w:pPr>
      <w:ins w:id="1116" w:author="Mai Văn Chánh" w:date="2021-03-30T22:46:00Z">
        <w:r w:rsidRPr="00020A75">
          <w:rPr>
            <w:rFonts w:ascii="Consolas" w:eastAsia="Times New Roman" w:hAnsi="Consolas" w:cs="Courier New"/>
            <w:sz w:val="20"/>
            <w:szCs w:val="20"/>
            <w:lang w:eastAsia="en-US"/>
            <w:rPrChange w:id="1117" w:author="Mai Văn Chánh" w:date="2021-03-30T22:46:00Z">
              <w:rPr>
                <w:rFonts w:ascii="Consolas" w:eastAsia="Times New Roman" w:hAnsi="Consolas" w:cs="Courier New"/>
                <w:color w:val="CC7832"/>
                <w:sz w:val="20"/>
                <w:szCs w:val="20"/>
                <w:lang w:eastAsia="en-US"/>
              </w:rPr>
            </w:rPrChange>
          </w:rPr>
          <w:t xml:space="preserve">    //xây dựng DatePicker</w:t>
        </w:r>
      </w:ins>
    </w:p>
    <w:p w14:paraId="158DBEA0" w14:textId="77777777" w:rsidR="00020A75" w:rsidRPr="00020A75" w:rsidRDefault="00020A75" w:rsidP="00020A75">
      <w:pPr>
        <w:spacing w:line="276" w:lineRule="auto"/>
        <w:rPr>
          <w:ins w:id="1118" w:author="Mai Văn Chánh" w:date="2021-03-30T22:46:00Z"/>
          <w:rFonts w:ascii="Consolas" w:eastAsia="Times New Roman" w:hAnsi="Consolas" w:cs="Courier New"/>
          <w:sz w:val="20"/>
          <w:szCs w:val="20"/>
          <w:lang w:eastAsia="en-US"/>
          <w:rPrChange w:id="1119" w:author="Mai Văn Chánh" w:date="2021-03-30T22:46:00Z">
            <w:rPr>
              <w:ins w:id="1120" w:author="Mai Văn Chánh" w:date="2021-03-30T22:46:00Z"/>
              <w:rFonts w:ascii="Consolas" w:eastAsia="Times New Roman" w:hAnsi="Consolas" w:cs="Courier New"/>
              <w:color w:val="CC7832"/>
              <w:sz w:val="20"/>
              <w:szCs w:val="20"/>
              <w:lang w:eastAsia="en-US"/>
            </w:rPr>
          </w:rPrChange>
        </w:rPr>
      </w:pPr>
      <w:ins w:id="1121" w:author="Mai Văn Chánh" w:date="2021-03-30T22:46:00Z">
        <w:r w:rsidRPr="00020A75">
          <w:rPr>
            <w:rFonts w:ascii="Consolas" w:eastAsia="Times New Roman" w:hAnsi="Consolas" w:cs="Courier New"/>
            <w:sz w:val="20"/>
            <w:szCs w:val="20"/>
            <w:lang w:eastAsia="en-US"/>
            <w:rPrChange w:id="1122" w:author="Mai Văn Chánh" w:date="2021-03-30T22:46:00Z">
              <w:rPr>
                <w:rFonts w:ascii="Consolas" w:eastAsia="Times New Roman" w:hAnsi="Consolas" w:cs="Courier New"/>
                <w:color w:val="CC7832"/>
                <w:sz w:val="20"/>
                <w:szCs w:val="20"/>
                <w:lang w:eastAsia="en-US"/>
              </w:rPr>
            </w:rPrChange>
          </w:rPr>
          <w:t xml:space="preserve">    DatePickerDialog datePickerDialog = new DatePickerDialog(TKChiTieu.this, new DatePickerDialog.OnDateSetListener() {</w:t>
        </w:r>
      </w:ins>
    </w:p>
    <w:p w14:paraId="79D6C14F" w14:textId="77777777" w:rsidR="00020A75" w:rsidRPr="00020A75" w:rsidRDefault="00020A75" w:rsidP="00020A75">
      <w:pPr>
        <w:spacing w:line="276" w:lineRule="auto"/>
        <w:rPr>
          <w:ins w:id="1123" w:author="Mai Văn Chánh" w:date="2021-03-30T22:46:00Z"/>
          <w:rFonts w:ascii="Consolas" w:eastAsia="Times New Roman" w:hAnsi="Consolas" w:cs="Courier New"/>
          <w:sz w:val="20"/>
          <w:szCs w:val="20"/>
          <w:lang w:eastAsia="en-US"/>
          <w:rPrChange w:id="1124" w:author="Mai Văn Chánh" w:date="2021-03-30T22:46:00Z">
            <w:rPr>
              <w:ins w:id="1125" w:author="Mai Văn Chánh" w:date="2021-03-30T22:46:00Z"/>
              <w:rFonts w:ascii="Consolas" w:eastAsia="Times New Roman" w:hAnsi="Consolas" w:cs="Courier New"/>
              <w:color w:val="CC7832"/>
              <w:sz w:val="20"/>
              <w:szCs w:val="20"/>
              <w:lang w:eastAsia="en-US"/>
            </w:rPr>
          </w:rPrChange>
        </w:rPr>
      </w:pPr>
      <w:ins w:id="1126" w:author="Mai Văn Chánh" w:date="2021-03-30T22:46:00Z">
        <w:r w:rsidRPr="00020A75">
          <w:rPr>
            <w:rFonts w:ascii="Consolas" w:eastAsia="Times New Roman" w:hAnsi="Consolas" w:cs="Courier New"/>
            <w:sz w:val="20"/>
            <w:szCs w:val="20"/>
            <w:lang w:eastAsia="en-US"/>
            <w:rPrChange w:id="1127" w:author="Mai Văn Chánh" w:date="2021-03-30T22:46:00Z">
              <w:rPr>
                <w:rFonts w:ascii="Consolas" w:eastAsia="Times New Roman" w:hAnsi="Consolas" w:cs="Courier New"/>
                <w:color w:val="CC7832"/>
                <w:sz w:val="20"/>
                <w:szCs w:val="20"/>
                <w:lang w:eastAsia="en-US"/>
              </w:rPr>
            </w:rPrChange>
          </w:rPr>
          <w:t xml:space="preserve">        @Override</w:t>
        </w:r>
      </w:ins>
    </w:p>
    <w:p w14:paraId="3EC2F4F3" w14:textId="77777777" w:rsidR="00020A75" w:rsidRPr="00020A75" w:rsidRDefault="00020A75" w:rsidP="00020A75">
      <w:pPr>
        <w:spacing w:line="276" w:lineRule="auto"/>
        <w:rPr>
          <w:ins w:id="1128" w:author="Mai Văn Chánh" w:date="2021-03-30T22:46:00Z"/>
          <w:rFonts w:ascii="Consolas" w:eastAsia="Times New Roman" w:hAnsi="Consolas" w:cs="Courier New"/>
          <w:sz w:val="20"/>
          <w:szCs w:val="20"/>
          <w:lang w:eastAsia="en-US"/>
          <w:rPrChange w:id="1129" w:author="Mai Văn Chánh" w:date="2021-03-30T22:46:00Z">
            <w:rPr>
              <w:ins w:id="1130" w:author="Mai Văn Chánh" w:date="2021-03-30T22:46:00Z"/>
              <w:rFonts w:ascii="Consolas" w:eastAsia="Times New Roman" w:hAnsi="Consolas" w:cs="Courier New"/>
              <w:color w:val="CC7832"/>
              <w:sz w:val="20"/>
              <w:szCs w:val="20"/>
              <w:lang w:eastAsia="en-US"/>
            </w:rPr>
          </w:rPrChange>
        </w:rPr>
      </w:pPr>
      <w:ins w:id="1131" w:author="Mai Văn Chánh" w:date="2021-03-30T22:46:00Z">
        <w:r w:rsidRPr="00020A75">
          <w:rPr>
            <w:rFonts w:ascii="Consolas" w:eastAsia="Times New Roman" w:hAnsi="Consolas" w:cs="Courier New"/>
            <w:sz w:val="20"/>
            <w:szCs w:val="20"/>
            <w:lang w:eastAsia="en-US"/>
            <w:rPrChange w:id="1132" w:author="Mai Văn Chánh" w:date="2021-03-30T22:46:00Z">
              <w:rPr>
                <w:rFonts w:ascii="Consolas" w:eastAsia="Times New Roman" w:hAnsi="Consolas" w:cs="Courier New"/>
                <w:color w:val="CC7832"/>
                <w:sz w:val="20"/>
                <w:szCs w:val="20"/>
                <w:lang w:eastAsia="en-US"/>
              </w:rPr>
            </w:rPrChange>
          </w:rPr>
          <w:t xml:space="preserve">        public void onDateSet(DatePicker view, int year, int month, int dayOfMonth) {</w:t>
        </w:r>
      </w:ins>
    </w:p>
    <w:p w14:paraId="583BF4DA" w14:textId="77777777" w:rsidR="00020A75" w:rsidRPr="00020A75" w:rsidRDefault="00020A75" w:rsidP="00020A75">
      <w:pPr>
        <w:spacing w:line="276" w:lineRule="auto"/>
        <w:rPr>
          <w:ins w:id="1133" w:author="Mai Văn Chánh" w:date="2021-03-30T22:46:00Z"/>
          <w:rFonts w:ascii="Consolas" w:eastAsia="Times New Roman" w:hAnsi="Consolas" w:cs="Courier New"/>
          <w:sz w:val="20"/>
          <w:szCs w:val="20"/>
          <w:lang w:eastAsia="en-US"/>
          <w:rPrChange w:id="1134" w:author="Mai Văn Chánh" w:date="2021-03-30T22:46:00Z">
            <w:rPr>
              <w:ins w:id="1135" w:author="Mai Văn Chánh" w:date="2021-03-30T22:46:00Z"/>
              <w:rFonts w:ascii="Consolas" w:eastAsia="Times New Roman" w:hAnsi="Consolas" w:cs="Courier New"/>
              <w:color w:val="CC7832"/>
              <w:sz w:val="20"/>
              <w:szCs w:val="20"/>
              <w:lang w:eastAsia="en-US"/>
            </w:rPr>
          </w:rPrChange>
        </w:rPr>
      </w:pPr>
      <w:ins w:id="1136" w:author="Mai Văn Chánh" w:date="2021-03-30T22:46:00Z">
        <w:r w:rsidRPr="00020A75">
          <w:rPr>
            <w:rFonts w:ascii="Consolas" w:eastAsia="Times New Roman" w:hAnsi="Consolas" w:cs="Courier New"/>
            <w:sz w:val="20"/>
            <w:szCs w:val="20"/>
            <w:lang w:eastAsia="en-US"/>
            <w:rPrChange w:id="1137" w:author="Mai Văn Chánh" w:date="2021-03-30T22:46:00Z">
              <w:rPr>
                <w:rFonts w:ascii="Consolas" w:eastAsia="Times New Roman" w:hAnsi="Consolas" w:cs="Courier New"/>
                <w:color w:val="CC7832"/>
                <w:sz w:val="20"/>
                <w:szCs w:val="20"/>
                <w:lang w:eastAsia="en-US"/>
              </w:rPr>
            </w:rPrChange>
          </w:rPr>
          <w:t xml:space="preserve">            //gán thời gian người dùng lựa chọn</w:t>
        </w:r>
      </w:ins>
    </w:p>
    <w:p w14:paraId="0F2D4297" w14:textId="77777777" w:rsidR="00020A75" w:rsidRPr="00020A75" w:rsidRDefault="00020A75" w:rsidP="00020A75">
      <w:pPr>
        <w:spacing w:line="276" w:lineRule="auto"/>
        <w:rPr>
          <w:ins w:id="1138" w:author="Mai Văn Chánh" w:date="2021-03-30T22:46:00Z"/>
          <w:rFonts w:ascii="Consolas" w:eastAsia="Times New Roman" w:hAnsi="Consolas" w:cs="Courier New"/>
          <w:sz w:val="20"/>
          <w:szCs w:val="20"/>
          <w:lang w:eastAsia="en-US"/>
          <w:rPrChange w:id="1139" w:author="Mai Văn Chánh" w:date="2021-03-30T22:46:00Z">
            <w:rPr>
              <w:ins w:id="1140" w:author="Mai Văn Chánh" w:date="2021-03-30T22:46:00Z"/>
              <w:rFonts w:ascii="Consolas" w:eastAsia="Times New Roman" w:hAnsi="Consolas" w:cs="Courier New"/>
              <w:color w:val="CC7832"/>
              <w:sz w:val="20"/>
              <w:szCs w:val="20"/>
              <w:lang w:eastAsia="en-US"/>
            </w:rPr>
          </w:rPrChange>
        </w:rPr>
      </w:pPr>
      <w:ins w:id="1141" w:author="Mai Văn Chánh" w:date="2021-03-30T22:46:00Z">
        <w:r w:rsidRPr="00020A75">
          <w:rPr>
            <w:rFonts w:ascii="Consolas" w:eastAsia="Times New Roman" w:hAnsi="Consolas" w:cs="Courier New"/>
            <w:sz w:val="20"/>
            <w:szCs w:val="20"/>
            <w:lang w:eastAsia="en-US"/>
            <w:rPrChange w:id="1142" w:author="Mai Văn Chánh" w:date="2021-03-30T22:46:00Z">
              <w:rPr>
                <w:rFonts w:ascii="Consolas" w:eastAsia="Times New Roman" w:hAnsi="Consolas" w:cs="Courier New"/>
                <w:color w:val="CC7832"/>
                <w:sz w:val="20"/>
                <w:szCs w:val="20"/>
                <w:lang w:eastAsia="en-US"/>
              </w:rPr>
            </w:rPrChange>
          </w:rPr>
          <w:t xml:space="preserve">            calendar.set(year,month,dayOfMonth);</w:t>
        </w:r>
      </w:ins>
    </w:p>
    <w:p w14:paraId="566043D7" w14:textId="77777777" w:rsidR="00020A75" w:rsidRPr="00020A75" w:rsidRDefault="00020A75" w:rsidP="00020A75">
      <w:pPr>
        <w:spacing w:line="276" w:lineRule="auto"/>
        <w:rPr>
          <w:ins w:id="1143" w:author="Mai Văn Chánh" w:date="2021-03-30T22:46:00Z"/>
          <w:rFonts w:ascii="Consolas" w:eastAsia="Times New Roman" w:hAnsi="Consolas" w:cs="Courier New"/>
          <w:sz w:val="20"/>
          <w:szCs w:val="20"/>
          <w:lang w:eastAsia="en-US"/>
          <w:rPrChange w:id="1144" w:author="Mai Văn Chánh" w:date="2021-03-30T22:46:00Z">
            <w:rPr>
              <w:ins w:id="1145" w:author="Mai Văn Chánh" w:date="2021-03-30T22:46:00Z"/>
              <w:rFonts w:ascii="Consolas" w:eastAsia="Times New Roman" w:hAnsi="Consolas" w:cs="Courier New"/>
              <w:color w:val="CC7832"/>
              <w:sz w:val="20"/>
              <w:szCs w:val="20"/>
              <w:lang w:eastAsia="en-US"/>
            </w:rPr>
          </w:rPrChange>
        </w:rPr>
      </w:pPr>
      <w:ins w:id="1146" w:author="Mai Văn Chánh" w:date="2021-03-30T22:46:00Z">
        <w:r w:rsidRPr="00020A75">
          <w:rPr>
            <w:rFonts w:ascii="Consolas" w:eastAsia="Times New Roman" w:hAnsi="Consolas" w:cs="Courier New"/>
            <w:sz w:val="20"/>
            <w:szCs w:val="20"/>
            <w:lang w:eastAsia="en-US"/>
            <w:rPrChange w:id="1147" w:author="Mai Văn Chánh" w:date="2021-03-30T22:46:00Z">
              <w:rPr>
                <w:rFonts w:ascii="Consolas" w:eastAsia="Times New Roman" w:hAnsi="Consolas" w:cs="Courier New"/>
                <w:color w:val="CC7832"/>
                <w:sz w:val="20"/>
                <w:szCs w:val="20"/>
                <w:lang w:eastAsia="en-US"/>
              </w:rPr>
            </w:rPrChange>
          </w:rPr>
          <w:t xml:space="preserve">            //định dạng ngày theo kiểu ngày / tháng / năm</w:t>
        </w:r>
      </w:ins>
    </w:p>
    <w:p w14:paraId="461776A8" w14:textId="77777777" w:rsidR="00020A75" w:rsidRPr="00020A75" w:rsidRDefault="00020A75" w:rsidP="00020A75">
      <w:pPr>
        <w:spacing w:line="276" w:lineRule="auto"/>
        <w:rPr>
          <w:ins w:id="1148" w:author="Mai Văn Chánh" w:date="2021-03-30T22:46:00Z"/>
          <w:rFonts w:ascii="Consolas" w:eastAsia="Times New Roman" w:hAnsi="Consolas" w:cs="Courier New"/>
          <w:sz w:val="20"/>
          <w:szCs w:val="20"/>
          <w:lang w:eastAsia="en-US"/>
          <w:rPrChange w:id="1149" w:author="Mai Văn Chánh" w:date="2021-03-30T22:46:00Z">
            <w:rPr>
              <w:ins w:id="1150" w:author="Mai Văn Chánh" w:date="2021-03-30T22:46:00Z"/>
              <w:rFonts w:ascii="Consolas" w:eastAsia="Times New Roman" w:hAnsi="Consolas" w:cs="Courier New"/>
              <w:color w:val="CC7832"/>
              <w:sz w:val="20"/>
              <w:szCs w:val="20"/>
              <w:lang w:eastAsia="en-US"/>
            </w:rPr>
          </w:rPrChange>
        </w:rPr>
      </w:pPr>
      <w:ins w:id="1151" w:author="Mai Văn Chánh" w:date="2021-03-30T22:46:00Z">
        <w:r w:rsidRPr="00020A75">
          <w:rPr>
            <w:rFonts w:ascii="Consolas" w:eastAsia="Times New Roman" w:hAnsi="Consolas" w:cs="Courier New"/>
            <w:sz w:val="20"/>
            <w:szCs w:val="20"/>
            <w:lang w:eastAsia="en-US"/>
            <w:rPrChange w:id="1152" w:author="Mai Văn Chánh" w:date="2021-03-30T22:46:00Z">
              <w:rPr>
                <w:rFonts w:ascii="Consolas" w:eastAsia="Times New Roman" w:hAnsi="Consolas" w:cs="Courier New"/>
                <w:color w:val="CC7832"/>
                <w:sz w:val="20"/>
                <w:szCs w:val="20"/>
                <w:lang w:eastAsia="en-US"/>
              </w:rPr>
            </w:rPrChange>
          </w:rPr>
          <w:t xml:space="preserve">            SimpleDateFormat simpleDateFormat = new SimpleDateFormat("dd/MM/yyyy");</w:t>
        </w:r>
      </w:ins>
    </w:p>
    <w:p w14:paraId="0D2FE5EC" w14:textId="77777777" w:rsidR="00020A75" w:rsidRPr="00020A75" w:rsidRDefault="00020A75" w:rsidP="00020A75">
      <w:pPr>
        <w:spacing w:line="276" w:lineRule="auto"/>
        <w:rPr>
          <w:ins w:id="1153" w:author="Mai Văn Chánh" w:date="2021-03-30T22:46:00Z"/>
          <w:rFonts w:ascii="Consolas" w:eastAsia="Times New Roman" w:hAnsi="Consolas" w:cs="Courier New"/>
          <w:sz w:val="20"/>
          <w:szCs w:val="20"/>
          <w:lang w:eastAsia="en-US"/>
          <w:rPrChange w:id="1154" w:author="Mai Văn Chánh" w:date="2021-03-30T22:46:00Z">
            <w:rPr>
              <w:ins w:id="1155" w:author="Mai Văn Chánh" w:date="2021-03-30T22:46:00Z"/>
              <w:rFonts w:ascii="Consolas" w:eastAsia="Times New Roman" w:hAnsi="Consolas" w:cs="Courier New"/>
              <w:color w:val="CC7832"/>
              <w:sz w:val="20"/>
              <w:szCs w:val="20"/>
              <w:lang w:eastAsia="en-US"/>
            </w:rPr>
          </w:rPrChange>
        </w:rPr>
      </w:pPr>
      <w:ins w:id="1156" w:author="Mai Văn Chánh" w:date="2021-03-30T22:46:00Z">
        <w:r w:rsidRPr="00020A75">
          <w:rPr>
            <w:rFonts w:ascii="Consolas" w:eastAsia="Times New Roman" w:hAnsi="Consolas" w:cs="Courier New"/>
            <w:sz w:val="20"/>
            <w:szCs w:val="20"/>
            <w:lang w:eastAsia="en-US"/>
            <w:rPrChange w:id="1157" w:author="Mai Văn Chánh" w:date="2021-03-30T22:46:00Z">
              <w:rPr>
                <w:rFonts w:ascii="Consolas" w:eastAsia="Times New Roman" w:hAnsi="Consolas" w:cs="Courier New"/>
                <w:color w:val="CC7832"/>
                <w:sz w:val="20"/>
                <w:szCs w:val="20"/>
                <w:lang w:eastAsia="en-US"/>
              </w:rPr>
            </w:rPrChange>
          </w:rPr>
          <w:t xml:space="preserve">            //đưa dữ liệu vào edittext</w:t>
        </w:r>
      </w:ins>
    </w:p>
    <w:p w14:paraId="01944EE1" w14:textId="77777777" w:rsidR="00020A75" w:rsidRPr="00020A75" w:rsidRDefault="00020A75" w:rsidP="00020A75">
      <w:pPr>
        <w:spacing w:line="276" w:lineRule="auto"/>
        <w:rPr>
          <w:ins w:id="1158" w:author="Mai Văn Chánh" w:date="2021-03-30T22:46:00Z"/>
          <w:rFonts w:ascii="Consolas" w:eastAsia="Times New Roman" w:hAnsi="Consolas" w:cs="Courier New"/>
          <w:sz w:val="20"/>
          <w:szCs w:val="20"/>
          <w:lang w:eastAsia="en-US"/>
          <w:rPrChange w:id="1159" w:author="Mai Văn Chánh" w:date="2021-03-30T22:46:00Z">
            <w:rPr>
              <w:ins w:id="1160" w:author="Mai Văn Chánh" w:date="2021-03-30T22:46:00Z"/>
              <w:rFonts w:ascii="Consolas" w:eastAsia="Times New Roman" w:hAnsi="Consolas" w:cs="Courier New"/>
              <w:color w:val="CC7832"/>
              <w:sz w:val="20"/>
              <w:szCs w:val="20"/>
              <w:lang w:eastAsia="en-US"/>
            </w:rPr>
          </w:rPrChange>
        </w:rPr>
      </w:pPr>
      <w:ins w:id="1161" w:author="Mai Văn Chánh" w:date="2021-03-30T22:46:00Z">
        <w:r w:rsidRPr="00020A75">
          <w:rPr>
            <w:rFonts w:ascii="Consolas" w:eastAsia="Times New Roman" w:hAnsi="Consolas" w:cs="Courier New"/>
            <w:sz w:val="20"/>
            <w:szCs w:val="20"/>
            <w:lang w:eastAsia="en-US"/>
            <w:rPrChange w:id="1162" w:author="Mai Văn Chánh" w:date="2021-03-30T22:46:00Z">
              <w:rPr>
                <w:rFonts w:ascii="Consolas" w:eastAsia="Times New Roman" w:hAnsi="Consolas" w:cs="Courier New"/>
                <w:color w:val="CC7832"/>
                <w:sz w:val="20"/>
                <w:szCs w:val="20"/>
                <w:lang w:eastAsia="en-US"/>
              </w:rPr>
            </w:rPrChange>
          </w:rPr>
          <w:t xml:space="preserve">            if(loai==1)</w:t>
        </w:r>
      </w:ins>
    </w:p>
    <w:p w14:paraId="31A2AD6F" w14:textId="77777777" w:rsidR="00020A75" w:rsidRPr="00020A75" w:rsidRDefault="00020A75" w:rsidP="00020A75">
      <w:pPr>
        <w:spacing w:line="276" w:lineRule="auto"/>
        <w:rPr>
          <w:ins w:id="1163" w:author="Mai Văn Chánh" w:date="2021-03-30T22:46:00Z"/>
          <w:rFonts w:ascii="Consolas" w:eastAsia="Times New Roman" w:hAnsi="Consolas" w:cs="Courier New"/>
          <w:sz w:val="20"/>
          <w:szCs w:val="20"/>
          <w:lang w:eastAsia="en-US"/>
          <w:rPrChange w:id="1164" w:author="Mai Văn Chánh" w:date="2021-03-30T22:46:00Z">
            <w:rPr>
              <w:ins w:id="1165" w:author="Mai Văn Chánh" w:date="2021-03-30T22:46:00Z"/>
              <w:rFonts w:ascii="Consolas" w:eastAsia="Times New Roman" w:hAnsi="Consolas" w:cs="Courier New"/>
              <w:color w:val="CC7832"/>
              <w:sz w:val="20"/>
              <w:szCs w:val="20"/>
              <w:lang w:eastAsia="en-US"/>
            </w:rPr>
          </w:rPrChange>
        </w:rPr>
      </w:pPr>
      <w:ins w:id="1166" w:author="Mai Văn Chánh" w:date="2021-03-30T22:46:00Z">
        <w:r w:rsidRPr="00020A75">
          <w:rPr>
            <w:rFonts w:ascii="Consolas" w:eastAsia="Times New Roman" w:hAnsi="Consolas" w:cs="Courier New"/>
            <w:sz w:val="20"/>
            <w:szCs w:val="20"/>
            <w:lang w:eastAsia="en-US"/>
            <w:rPrChange w:id="1167" w:author="Mai Văn Chánh" w:date="2021-03-30T22:46:00Z">
              <w:rPr>
                <w:rFonts w:ascii="Consolas" w:eastAsia="Times New Roman" w:hAnsi="Consolas" w:cs="Courier New"/>
                <w:color w:val="CC7832"/>
                <w:sz w:val="20"/>
                <w:szCs w:val="20"/>
                <w:lang w:eastAsia="en-US"/>
              </w:rPr>
            </w:rPrChange>
          </w:rPr>
          <w:t xml:space="preserve">            {</w:t>
        </w:r>
      </w:ins>
    </w:p>
    <w:p w14:paraId="48E44ECC" w14:textId="77777777" w:rsidR="00020A75" w:rsidRPr="00020A75" w:rsidRDefault="00020A75" w:rsidP="00020A75">
      <w:pPr>
        <w:spacing w:line="276" w:lineRule="auto"/>
        <w:rPr>
          <w:ins w:id="1168" w:author="Mai Văn Chánh" w:date="2021-03-30T22:46:00Z"/>
          <w:rFonts w:ascii="Consolas" w:eastAsia="Times New Roman" w:hAnsi="Consolas" w:cs="Courier New"/>
          <w:sz w:val="20"/>
          <w:szCs w:val="20"/>
          <w:lang w:eastAsia="en-US"/>
          <w:rPrChange w:id="1169" w:author="Mai Văn Chánh" w:date="2021-03-30T22:46:00Z">
            <w:rPr>
              <w:ins w:id="1170" w:author="Mai Văn Chánh" w:date="2021-03-30T22:46:00Z"/>
              <w:rFonts w:ascii="Consolas" w:eastAsia="Times New Roman" w:hAnsi="Consolas" w:cs="Courier New"/>
              <w:color w:val="CC7832"/>
              <w:sz w:val="20"/>
              <w:szCs w:val="20"/>
              <w:lang w:eastAsia="en-US"/>
            </w:rPr>
          </w:rPrChange>
        </w:rPr>
      </w:pPr>
      <w:ins w:id="1171" w:author="Mai Văn Chánh" w:date="2021-03-30T22:46:00Z">
        <w:r w:rsidRPr="00020A75">
          <w:rPr>
            <w:rFonts w:ascii="Consolas" w:eastAsia="Times New Roman" w:hAnsi="Consolas" w:cs="Courier New"/>
            <w:sz w:val="20"/>
            <w:szCs w:val="20"/>
            <w:lang w:eastAsia="en-US"/>
            <w:rPrChange w:id="1172" w:author="Mai Văn Chánh" w:date="2021-03-30T22:46:00Z">
              <w:rPr>
                <w:rFonts w:ascii="Consolas" w:eastAsia="Times New Roman" w:hAnsi="Consolas" w:cs="Courier New"/>
                <w:color w:val="CC7832"/>
                <w:sz w:val="20"/>
                <w:szCs w:val="20"/>
                <w:lang w:eastAsia="en-US"/>
              </w:rPr>
            </w:rPrChange>
          </w:rPr>
          <w:t xml:space="preserve">                txtNgayBD.setText(simpleDateFormat.format(calendar.getTime()));</w:t>
        </w:r>
      </w:ins>
    </w:p>
    <w:p w14:paraId="79AFB46C" w14:textId="77777777" w:rsidR="00020A75" w:rsidRPr="00020A75" w:rsidRDefault="00020A75" w:rsidP="00020A75">
      <w:pPr>
        <w:spacing w:line="276" w:lineRule="auto"/>
        <w:rPr>
          <w:ins w:id="1173" w:author="Mai Văn Chánh" w:date="2021-03-30T22:46:00Z"/>
          <w:rFonts w:ascii="Consolas" w:eastAsia="Times New Roman" w:hAnsi="Consolas" w:cs="Courier New"/>
          <w:sz w:val="20"/>
          <w:szCs w:val="20"/>
          <w:lang w:eastAsia="en-US"/>
          <w:rPrChange w:id="1174" w:author="Mai Văn Chánh" w:date="2021-03-30T22:46:00Z">
            <w:rPr>
              <w:ins w:id="1175" w:author="Mai Văn Chánh" w:date="2021-03-30T22:46:00Z"/>
              <w:rFonts w:ascii="Consolas" w:eastAsia="Times New Roman" w:hAnsi="Consolas" w:cs="Courier New"/>
              <w:color w:val="CC7832"/>
              <w:sz w:val="20"/>
              <w:szCs w:val="20"/>
              <w:lang w:eastAsia="en-US"/>
            </w:rPr>
          </w:rPrChange>
        </w:rPr>
      </w:pPr>
      <w:ins w:id="1176" w:author="Mai Văn Chánh" w:date="2021-03-30T22:46:00Z">
        <w:r w:rsidRPr="00020A75">
          <w:rPr>
            <w:rFonts w:ascii="Consolas" w:eastAsia="Times New Roman" w:hAnsi="Consolas" w:cs="Courier New"/>
            <w:sz w:val="20"/>
            <w:szCs w:val="20"/>
            <w:lang w:eastAsia="en-US"/>
            <w:rPrChange w:id="1177" w:author="Mai Văn Chánh" w:date="2021-03-30T22:46:00Z">
              <w:rPr>
                <w:rFonts w:ascii="Consolas" w:eastAsia="Times New Roman" w:hAnsi="Consolas" w:cs="Courier New"/>
                <w:color w:val="CC7832"/>
                <w:sz w:val="20"/>
                <w:szCs w:val="20"/>
                <w:lang w:eastAsia="en-US"/>
              </w:rPr>
            </w:rPrChange>
          </w:rPr>
          <w:t xml:space="preserve">            }</w:t>
        </w:r>
      </w:ins>
    </w:p>
    <w:p w14:paraId="64A98054" w14:textId="77777777" w:rsidR="00020A75" w:rsidRPr="00020A75" w:rsidRDefault="00020A75" w:rsidP="00020A75">
      <w:pPr>
        <w:spacing w:line="276" w:lineRule="auto"/>
        <w:rPr>
          <w:ins w:id="1178" w:author="Mai Văn Chánh" w:date="2021-03-30T22:46:00Z"/>
          <w:rFonts w:ascii="Consolas" w:eastAsia="Times New Roman" w:hAnsi="Consolas" w:cs="Courier New"/>
          <w:sz w:val="20"/>
          <w:szCs w:val="20"/>
          <w:lang w:eastAsia="en-US"/>
          <w:rPrChange w:id="1179" w:author="Mai Văn Chánh" w:date="2021-03-30T22:46:00Z">
            <w:rPr>
              <w:ins w:id="1180" w:author="Mai Văn Chánh" w:date="2021-03-30T22:46:00Z"/>
              <w:rFonts w:ascii="Consolas" w:eastAsia="Times New Roman" w:hAnsi="Consolas" w:cs="Courier New"/>
              <w:color w:val="CC7832"/>
              <w:sz w:val="20"/>
              <w:szCs w:val="20"/>
              <w:lang w:eastAsia="en-US"/>
            </w:rPr>
          </w:rPrChange>
        </w:rPr>
      </w:pPr>
      <w:ins w:id="1181" w:author="Mai Văn Chánh" w:date="2021-03-30T22:46:00Z">
        <w:r w:rsidRPr="00020A75">
          <w:rPr>
            <w:rFonts w:ascii="Consolas" w:eastAsia="Times New Roman" w:hAnsi="Consolas" w:cs="Courier New"/>
            <w:sz w:val="20"/>
            <w:szCs w:val="20"/>
            <w:lang w:eastAsia="en-US"/>
            <w:rPrChange w:id="1182" w:author="Mai Văn Chánh" w:date="2021-03-30T22:46:00Z">
              <w:rPr>
                <w:rFonts w:ascii="Consolas" w:eastAsia="Times New Roman" w:hAnsi="Consolas" w:cs="Courier New"/>
                <w:color w:val="CC7832"/>
                <w:sz w:val="20"/>
                <w:szCs w:val="20"/>
                <w:lang w:eastAsia="en-US"/>
              </w:rPr>
            </w:rPrChange>
          </w:rPr>
          <w:t xml:space="preserve">            else</w:t>
        </w:r>
      </w:ins>
    </w:p>
    <w:p w14:paraId="55AD0256" w14:textId="77777777" w:rsidR="00020A75" w:rsidRPr="00020A75" w:rsidRDefault="00020A75" w:rsidP="00020A75">
      <w:pPr>
        <w:spacing w:line="276" w:lineRule="auto"/>
        <w:rPr>
          <w:ins w:id="1183" w:author="Mai Văn Chánh" w:date="2021-03-30T22:46:00Z"/>
          <w:rFonts w:ascii="Consolas" w:eastAsia="Times New Roman" w:hAnsi="Consolas" w:cs="Courier New"/>
          <w:sz w:val="20"/>
          <w:szCs w:val="20"/>
          <w:lang w:eastAsia="en-US"/>
          <w:rPrChange w:id="1184" w:author="Mai Văn Chánh" w:date="2021-03-30T22:46:00Z">
            <w:rPr>
              <w:ins w:id="1185" w:author="Mai Văn Chánh" w:date="2021-03-30T22:46:00Z"/>
              <w:rFonts w:ascii="Consolas" w:eastAsia="Times New Roman" w:hAnsi="Consolas" w:cs="Courier New"/>
              <w:color w:val="CC7832"/>
              <w:sz w:val="20"/>
              <w:szCs w:val="20"/>
              <w:lang w:eastAsia="en-US"/>
            </w:rPr>
          </w:rPrChange>
        </w:rPr>
      </w:pPr>
      <w:ins w:id="1186" w:author="Mai Văn Chánh" w:date="2021-03-30T22:46:00Z">
        <w:r w:rsidRPr="00020A75">
          <w:rPr>
            <w:rFonts w:ascii="Consolas" w:eastAsia="Times New Roman" w:hAnsi="Consolas" w:cs="Courier New"/>
            <w:sz w:val="20"/>
            <w:szCs w:val="20"/>
            <w:lang w:eastAsia="en-US"/>
            <w:rPrChange w:id="1187" w:author="Mai Văn Chánh" w:date="2021-03-30T22:46:00Z">
              <w:rPr>
                <w:rFonts w:ascii="Consolas" w:eastAsia="Times New Roman" w:hAnsi="Consolas" w:cs="Courier New"/>
                <w:color w:val="CC7832"/>
                <w:sz w:val="20"/>
                <w:szCs w:val="20"/>
                <w:lang w:eastAsia="en-US"/>
              </w:rPr>
            </w:rPrChange>
          </w:rPr>
          <w:t xml:space="preserve">            {</w:t>
        </w:r>
      </w:ins>
    </w:p>
    <w:p w14:paraId="693F85B1" w14:textId="77777777" w:rsidR="00020A75" w:rsidRPr="00020A75" w:rsidRDefault="00020A75" w:rsidP="00020A75">
      <w:pPr>
        <w:spacing w:line="276" w:lineRule="auto"/>
        <w:rPr>
          <w:ins w:id="1188" w:author="Mai Văn Chánh" w:date="2021-03-30T22:46:00Z"/>
          <w:rFonts w:ascii="Consolas" w:eastAsia="Times New Roman" w:hAnsi="Consolas" w:cs="Courier New"/>
          <w:sz w:val="20"/>
          <w:szCs w:val="20"/>
          <w:lang w:eastAsia="en-US"/>
          <w:rPrChange w:id="1189" w:author="Mai Văn Chánh" w:date="2021-03-30T22:46:00Z">
            <w:rPr>
              <w:ins w:id="1190" w:author="Mai Văn Chánh" w:date="2021-03-30T22:46:00Z"/>
              <w:rFonts w:ascii="Consolas" w:eastAsia="Times New Roman" w:hAnsi="Consolas" w:cs="Courier New"/>
              <w:color w:val="CC7832"/>
              <w:sz w:val="20"/>
              <w:szCs w:val="20"/>
              <w:lang w:eastAsia="en-US"/>
            </w:rPr>
          </w:rPrChange>
        </w:rPr>
      </w:pPr>
      <w:ins w:id="1191" w:author="Mai Văn Chánh" w:date="2021-03-30T22:46:00Z">
        <w:r w:rsidRPr="00020A75">
          <w:rPr>
            <w:rFonts w:ascii="Consolas" w:eastAsia="Times New Roman" w:hAnsi="Consolas" w:cs="Courier New"/>
            <w:sz w:val="20"/>
            <w:szCs w:val="20"/>
            <w:lang w:eastAsia="en-US"/>
            <w:rPrChange w:id="1192" w:author="Mai Văn Chánh" w:date="2021-03-30T22:46:00Z">
              <w:rPr>
                <w:rFonts w:ascii="Consolas" w:eastAsia="Times New Roman" w:hAnsi="Consolas" w:cs="Courier New"/>
                <w:color w:val="CC7832"/>
                <w:sz w:val="20"/>
                <w:szCs w:val="20"/>
                <w:lang w:eastAsia="en-US"/>
              </w:rPr>
            </w:rPrChange>
          </w:rPr>
          <w:t xml:space="preserve">                txtNgayKT.setText(simpleDateFormat.format(calendar.getTime()));</w:t>
        </w:r>
      </w:ins>
    </w:p>
    <w:p w14:paraId="44F8B915" w14:textId="77777777" w:rsidR="00020A75" w:rsidRPr="00020A75" w:rsidRDefault="00020A75" w:rsidP="00020A75">
      <w:pPr>
        <w:spacing w:line="276" w:lineRule="auto"/>
        <w:rPr>
          <w:ins w:id="1193" w:author="Mai Văn Chánh" w:date="2021-03-30T22:46:00Z"/>
          <w:rFonts w:ascii="Consolas" w:eastAsia="Times New Roman" w:hAnsi="Consolas" w:cs="Courier New"/>
          <w:sz w:val="20"/>
          <w:szCs w:val="20"/>
          <w:lang w:eastAsia="en-US"/>
          <w:rPrChange w:id="1194" w:author="Mai Văn Chánh" w:date="2021-03-30T22:46:00Z">
            <w:rPr>
              <w:ins w:id="1195" w:author="Mai Văn Chánh" w:date="2021-03-30T22:46:00Z"/>
              <w:rFonts w:ascii="Consolas" w:eastAsia="Times New Roman" w:hAnsi="Consolas" w:cs="Courier New"/>
              <w:color w:val="CC7832"/>
              <w:sz w:val="20"/>
              <w:szCs w:val="20"/>
              <w:lang w:eastAsia="en-US"/>
            </w:rPr>
          </w:rPrChange>
        </w:rPr>
      </w:pPr>
      <w:ins w:id="1196" w:author="Mai Văn Chánh" w:date="2021-03-30T22:46:00Z">
        <w:r w:rsidRPr="00020A75">
          <w:rPr>
            <w:rFonts w:ascii="Consolas" w:eastAsia="Times New Roman" w:hAnsi="Consolas" w:cs="Courier New"/>
            <w:sz w:val="20"/>
            <w:szCs w:val="20"/>
            <w:lang w:eastAsia="en-US"/>
            <w:rPrChange w:id="1197" w:author="Mai Văn Chánh" w:date="2021-03-30T22:46:00Z">
              <w:rPr>
                <w:rFonts w:ascii="Consolas" w:eastAsia="Times New Roman" w:hAnsi="Consolas" w:cs="Courier New"/>
                <w:color w:val="CC7832"/>
                <w:sz w:val="20"/>
                <w:szCs w:val="20"/>
                <w:lang w:eastAsia="en-US"/>
              </w:rPr>
            </w:rPrChange>
          </w:rPr>
          <w:t xml:space="preserve">            }</w:t>
        </w:r>
      </w:ins>
    </w:p>
    <w:p w14:paraId="14E1360B" w14:textId="77777777" w:rsidR="00020A75" w:rsidRPr="00020A75" w:rsidRDefault="00020A75" w:rsidP="00020A75">
      <w:pPr>
        <w:spacing w:line="276" w:lineRule="auto"/>
        <w:rPr>
          <w:ins w:id="1198" w:author="Mai Văn Chánh" w:date="2021-03-30T22:46:00Z"/>
          <w:rFonts w:ascii="Consolas" w:eastAsia="Times New Roman" w:hAnsi="Consolas" w:cs="Courier New"/>
          <w:sz w:val="20"/>
          <w:szCs w:val="20"/>
          <w:lang w:eastAsia="en-US"/>
          <w:rPrChange w:id="1199" w:author="Mai Văn Chánh" w:date="2021-03-30T22:46:00Z">
            <w:rPr>
              <w:ins w:id="1200" w:author="Mai Văn Chánh" w:date="2021-03-30T22:46:00Z"/>
              <w:rFonts w:ascii="Consolas" w:eastAsia="Times New Roman" w:hAnsi="Consolas" w:cs="Courier New"/>
              <w:color w:val="CC7832"/>
              <w:sz w:val="20"/>
              <w:szCs w:val="20"/>
              <w:lang w:eastAsia="en-US"/>
            </w:rPr>
          </w:rPrChange>
        </w:rPr>
      </w:pPr>
      <w:ins w:id="1201" w:author="Mai Văn Chánh" w:date="2021-03-30T22:46:00Z">
        <w:r w:rsidRPr="00020A75">
          <w:rPr>
            <w:rFonts w:ascii="Consolas" w:eastAsia="Times New Roman" w:hAnsi="Consolas" w:cs="Courier New"/>
            <w:sz w:val="20"/>
            <w:szCs w:val="20"/>
            <w:lang w:eastAsia="en-US"/>
            <w:rPrChange w:id="1202" w:author="Mai Văn Chánh" w:date="2021-03-30T22:46:00Z">
              <w:rPr>
                <w:rFonts w:ascii="Consolas" w:eastAsia="Times New Roman" w:hAnsi="Consolas" w:cs="Courier New"/>
                <w:color w:val="CC7832"/>
                <w:sz w:val="20"/>
                <w:szCs w:val="20"/>
                <w:lang w:eastAsia="en-US"/>
              </w:rPr>
            </w:rPrChange>
          </w:rPr>
          <w:t xml:space="preserve">        }</w:t>
        </w:r>
      </w:ins>
    </w:p>
    <w:p w14:paraId="1EE30E8D" w14:textId="77777777" w:rsidR="00020A75" w:rsidRPr="00020A75" w:rsidRDefault="00020A75" w:rsidP="00020A75">
      <w:pPr>
        <w:spacing w:line="276" w:lineRule="auto"/>
        <w:rPr>
          <w:ins w:id="1203" w:author="Mai Văn Chánh" w:date="2021-03-30T22:46:00Z"/>
          <w:rFonts w:ascii="Consolas" w:eastAsia="Times New Roman" w:hAnsi="Consolas" w:cs="Courier New"/>
          <w:sz w:val="20"/>
          <w:szCs w:val="20"/>
          <w:lang w:eastAsia="en-US"/>
          <w:rPrChange w:id="1204" w:author="Mai Văn Chánh" w:date="2021-03-30T22:46:00Z">
            <w:rPr>
              <w:ins w:id="1205" w:author="Mai Văn Chánh" w:date="2021-03-30T22:46:00Z"/>
              <w:rFonts w:ascii="Consolas" w:eastAsia="Times New Roman" w:hAnsi="Consolas" w:cs="Courier New"/>
              <w:color w:val="CC7832"/>
              <w:sz w:val="20"/>
              <w:szCs w:val="20"/>
              <w:lang w:eastAsia="en-US"/>
            </w:rPr>
          </w:rPrChange>
        </w:rPr>
      </w:pPr>
      <w:ins w:id="1206" w:author="Mai Văn Chánh" w:date="2021-03-30T22:46:00Z">
        <w:r w:rsidRPr="00020A75">
          <w:rPr>
            <w:rFonts w:ascii="Consolas" w:eastAsia="Times New Roman" w:hAnsi="Consolas" w:cs="Courier New"/>
            <w:sz w:val="20"/>
            <w:szCs w:val="20"/>
            <w:lang w:eastAsia="en-US"/>
            <w:rPrChange w:id="1207" w:author="Mai Văn Chánh" w:date="2021-03-30T22:46:00Z">
              <w:rPr>
                <w:rFonts w:ascii="Consolas" w:eastAsia="Times New Roman" w:hAnsi="Consolas" w:cs="Courier New"/>
                <w:color w:val="CC7832"/>
                <w:sz w:val="20"/>
                <w:szCs w:val="20"/>
                <w:lang w:eastAsia="en-US"/>
              </w:rPr>
            </w:rPrChange>
          </w:rPr>
          <w:t xml:space="preserve">    },nam,thang,ngay);</w:t>
        </w:r>
      </w:ins>
    </w:p>
    <w:p w14:paraId="07B206CD" w14:textId="77777777" w:rsidR="00020A75" w:rsidRPr="00020A75" w:rsidRDefault="00020A75" w:rsidP="00020A75">
      <w:pPr>
        <w:spacing w:line="276" w:lineRule="auto"/>
        <w:rPr>
          <w:ins w:id="1208" w:author="Mai Văn Chánh" w:date="2021-03-30T22:46:00Z"/>
          <w:rFonts w:ascii="Consolas" w:eastAsia="Times New Roman" w:hAnsi="Consolas" w:cs="Courier New"/>
          <w:sz w:val="20"/>
          <w:szCs w:val="20"/>
          <w:lang w:eastAsia="en-US"/>
          <w:rPrChange w:id="1209" w:author="Mai Văn Chánh" w:date="2021-03-30T22:46:00Z">
            <w:rPr>
              <w:ins w:id="1210" w:author="Mai Văn Chánh" w:date="2021-03-30T22:46:00Z"/>
              <w:rFonts w:ascii="Consolas" w:eastAsia="Times New Roman" w:hAnsi="Consolas" w:cs="Courier New"/>
              <w:color w:val="CC7832"/>
              <w:sz w:val="20"/>
              <w:szCs w:val="20"/>
              <w:lang w:eastAsia="en-US"/>
            </w:rPr>
          </w:rPrChange>
        </w:rPr>
      </w:pPr>
      <w:ins w:id="1211" w:author="Mai Văn Chánh" w:date="2021-03-30T22:46:00Z">
        <w:r w:rsidRPr="00020A75">
          <w:rPr>
            <w:rFonts w:ascii="Consolas" w:eastAsia="Times New Roman" w:hAnsi="Consolas" w:cs="Courier New"/>
            <w:sz w:val="20"/>
            <w:szCs w:val="20"/>
            <w:lang w:eastAsia="en-US"/>
            <w:rPrChange w:id="1212" w:author="Mai Văn Chánh" w:date="2021-03-30T22:46:00Z">
              <w:rPr>
                <w:rFonts w:ascii="Consolas" w:eastAsia="Times New Roman" w:hAnsi="Consolas" w:cs="Courier New"/>
                <w:color w:val="CC7832"/>
                <w:sz w:val="20"/>
                <w:szCs w:val="20"/>
                <w:lang w:eastAsia="en-US"/>
              </w:rPr>
            </w:rPrChange>
          </w:rPr>
          <w:t xml:space="preserve">    //hiển thị DatePicker</w:t>
        </w:r>
      </w:ins>
    </w:p>
    <w:p w14:paraId="53BB9633" w14:textId="77777777" w:rsidR="00020A75" w:rsidRPr="00020A75" w:rsidRDefault="00020A75" w:rsidP="00020A75">
      <w:pPr>
        <w:spacing w:line="276" w:lineRule="auto"/>
        <w:rPr>
          <w:ins w:id="1213" w:author="Mai Văn Chánh" w:date="2021-03-30T22:46:00Z"/>
          <w:rFonts w:ascii="Consolas" w:eastAsia="Times New Roman" w:hAnsi="Consolas" w:cs="Courier New"/>
          <w:sz w:val="20"/>
          <w:szCs w:val="20"/>
          <w:lang w:eastAsia="en-US"/>
          <w:rPrChange w:id="1214" w:author="Mai Văn Chánh" w:date="2021-03-30T22:46:00Z">
            <w:rPr>
              <w:ins w:id="1215" w:author="Mai Văn Chánh" w:date="2021-03-30T22:46:00Z"/>
              <w:rFonts w:ascii="Consolas" w:eastAsia="Times New Roman" w:hAnsi="Consolas" w:cs="Courier New"/>
              <w:color w:val="CC7832"/>
              <w:sz w:val="20"/>
              <w:szCs w:val="20"/>
              <w:lang w:eastAsia="en-US"/>
            </w:rPr>
          </w:rPrChange>
        </w:rPr>
      </w:pPr>
      <w:ins w:id="1216" w:author="Mai Văn Chánh" w:date="2021-03-30T22:46:00Z">
        <w:r w:rsidRPr="00020A75">
          <w:rPr>
            <w:rFonts w:ascii="Consolas" w:eastAsia="Times New Roman" w:hAnsi="Consolas" w:cs="Courier New"/>
            <w:sz w:val="20"/>
            <w:szCs w:val="20"/>
            <w:lang w:eastAsia="en-US"/>
            <w:rPrChange w:id="1217" w:author="Mai Văn Chánh" w:date="2021-03-30T22:46:00Z">
              <w:rPr>
                <w:rFonts w:ascii="Consolas" w:eastAsia="Times New Roman" w:hAnsi="Consolas" w:cs="Courier New"/>
                <w:color w:val="CC7832"/>
                <w:sz w:val="20"/>
                <w:szCs w:val="20"/>
                <w:lang w:eastAsia="en-US"/>
              </w:rPr>
            </w:rPrChange>
          </w:rPr>
          <w:t xml:space="preserve">    datePickerDialog.show();</w:t>
        </w:r>
      </w:ins>
    </w:p>
    <w:p w14:paraId="1A12E17B" w14:textId="5E7E176A" w:rsidR="00850D05" w:rsidRPr="00020A75" w:rsidDel="00020A75" w:rsidRDefault="00020A75" w:rsidP="00020A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218" w:author="Mai Văn Chánh" w:date="2021-03-30T22:46:00Z"/>
          <w:rFonts w:ascii="Consolas" w:eastAsia="Times New Roman" w:hAnsi="Consolas" w:cs="Courier New"/>
          <w:sz w:val="20"/>
          <w:szCs w:val="20"/>
          <w:lang w:eastAsia="en-US"/>
          <w:rPrChange w:id="1219" w:author="Mai Văn Chánh" w:date="2021-03-30T22:46:00Z">
            <w:rPr>
              <w:del w:id="1220" w:author="Mai Văn Chánh" w:date="2021-03-30T22:46:00Z"/>
              <w:rFonts w:ascii="Consolas" w:eastAsia="Times New Roman" w:hAnsi="Consolas" w:cs="Courier New"/>
              <w:color w:val="A9B7C6"/>
              <w:sz w:val="20"/>
              <w:szCs w:val="20"/>
              <w:lang w:eastAsia="en-US"/>
            </w:rPr>
          </w:rPrChange>
        </w:rPr>
      </w:pPr>
      <w:ins w:id="1221" w:author="Mai Văn Chánh" w:date="2021-03-30T22:46:00Z">
        <w:r w:rsidRPr="00020A75">
          <w:rPr>
            <w:rFonts w:ascii="Consolas" w:eastAsia="Times New Roman" w:hAnsi="Consolas" w:cs="Courier New"/>
            <w:sz w:val="20"/>
            <w:szCs w:val="20"/>
            <w:lang w:eastAsia="en-US"/>
            <w:rPrChange w:id="1222" w:author="Mai Văn Chánh" w:date="2021-03-30T22:46:00Z">
              <w:rPr>
                <w:rFonts w:ascii="Consolas" w:eastAsia="Times New Roman" w:hAnsi="Consolas" w:cs="Courier New"/>
                <w:color w:val="CC7832"/>
                <w:sz w:val="20"/>
                <w:szCs w:val="20"/>
                <w:lang w:eastAsia="en-US"/>
              </w:rPr>
            </w:rPrChange>
          </w:rPr>
          <w:t>}</w:t>
        </w:r>
      </w:ins>
      <w:del w:id="1223" w:author="Mai Văn Chánh" w:date="2021-03-30T22:46:00Z">
        <w:r w:rsidR="00850D05" w:rsidRPr="00020A75" w:rsidDel="00020A75">
          <w:rPr>
            <w:rFonts w:ascii="Consolas" w:eastAsia="Times New Roman" w:hAnsi="Consolas" w:cs="Courier New"/>
            <w:sz w:val="20"/>
            <w:szCs w:val="20"/>
            <w:lang w:eastAsia="en-US"/>
            <w:rPrChange w:id="1224" w:author="Mai Văn Chánh" w:date="2021-03-30T22:46:00Z">
              <w:rPr>
                <w:rFonts w:ascii="Consolas" w:eastAsia="Times New Roman" w:hAnsi="Consolas" w:cs="Courier New"/>
                <w:color w:val="CC7832"/>
                <w:sz w:val="20"/>
                <w:szCs w:val="20"/>
                <w:lang w:eastAsia="en-US"/>
              </w:rPr>
            </w:rPrChange>
          </w:rPr>
          <w:delText xml:space="preserve">public void </w:delText>
        </w:r>
        <w:r w:rsidR="00850D05" w:rsidRPr="00020A75" w:rsidDel="00020A75">
          <w:rPr>
            <w:rFonts w:ascii="Consolas" w:eastAsia="Times New Roman" w:hAnsi="Consolas" w:cs="Courier New"/>
            <w:sz w:val="20"/>
            <w:szCs w:val="20"/>
            <w:lang w:eastAsia="en-US"/>
            <w:rPrChange w:id="1225" w:author="Mai Văn Chánh" w:date="2021-03-30T22:46:00Z">
              <w:rPr>
                <w:rFonts w:ascii="Consolas" w:eastAsia="Times New Roman" w:hAnsi="Consolas" w:cs="Courier New"/>
                <w:color w:val="FFC66D"/>
                <w:sz w:val="20"/>
                <w:szCs w:val="20"/>
                <w:lang w:eastAsia="en-US"/>
              </w:rPr>
            </w:rPrChange>
          </w:rPr>
          <w:delText>chonNgay</w:delText>
        </w:r>
        <w:r w:rsidR="00850D05" w:rsidRPr="00020A75" w:rsidDel="00020A75">
          <w:rPr>
            <w:rFonts w:ascii="Consolas" w:eastAsia="Times New Roman" w:hAnsi="Consolas" w:cs="Courier New"/>
            <w:sz w:val="20"/>
            <w:szCs w:val="20"/>
            <w:lang w:eastAsia="en-US"/>
            <w:rPrChange w:id="1226"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27" w:author="Mai Văn Chánh" w:date="2021-03-30T22:46:00Z">
              <w:rPr>
                <w:rFonts w:ascii="Consolas" w:eastAsia="Times New Roman" w:hAnsi="Consolas" w:cs="Courier New"/>
                <w:color w:val="CC7832"/>
                <w:sz w:val="20"/>
                <w:szCs w:val="20"/>
                <w:lang w:eastAsia="en-US"/>
              </w:rPr>
            </w:rPrChange>
          </w:rPr>
          <w:delText xml:space="preserve">final int </w:delText>
        </w:r>
        <w:r w:rsidR="00850D05" w:rsidRPr="00020A75" w:rsidDel="00020A75">
          <w:rPr>
            <w:rFonts w:ascii="Consolas" w:eastAsia="Times New Roman" w:hAnsi="Consolas" w:cs="Courier New"/>
            <w:sz w:val="20"/>
            <w:szCs w:val="20"/>
            <w:lang w:eastAsia="en-US"/>
            <w:rPrChange w:id="1228" w:author="Mai Văn Chánh" w:date="2021-03-30T22:46:00Z">
              <w:rPr>
                <w:rFonts w:ascii="Consolas" w:eastAsia="Times New Roman" w:hAnsi="Consolas" w:cs="Courier New"/>
                <w:color w:val="A9B7C6"/>
                <w:sz w:val="20"/>
                <w:szCs w:val="20"/>
                <w:lang w:eastAsia="en-US"/>
              </w:rPr>
            </w:rPrChange>
          </w:rPr>
          <w:delText>loai){</w:delText>
        </w:r>
        <w:r w:rsidR="00850D05" w:rsidRPr="00020A75" w:rsidDel="00020A75">
          <w:rPr>
            <w:rFonts w:ascii="Consolas" w:eastAsia="Times New Roman" w:hAnsi="Consolas" w:cs="Courier New"/>
            <w:sz w:val="20"/>
            <w:szCs w:val="20"/>
            <w:lang w:eastAsia="en-US"/>
            <w:rPrChange w:id="1229"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30" w:author="Mai Văn Chánh" w:date="2021-03-30T22:46:00Z">
              <w:rPr>
                <w:rFonts w:ascii="Consolas" w:eastAsia="Times New Roman" w:hAnsi="Consolas" w:cs="Courier New"/>
                <w:color w:val="808080"/>
                <w:sz w:val="20"/>
                <w:szCs w:val="20"/>
                <w:lang w:eastAsia="en-US"/>
              </w:rPr>
            </w:rPrChange>
          </w:rPr>
          <w:delText>//khai báo ngày tùy biến theo thời gian thực</w:delText>
        </w:r>
        <w:r w:rsidR="00850D05" w:rsidRPr="00020A75" w:rsidDel="00020A75">
          <w:rPr>
            <w:rFonts w:ascii="Consolas" w:eastAsia="Times New Roman" w:hAnsi="Consolas" w:cs="Courier New"/>
            <w:sz w:val="20"/>
            <w:szCs w:val="20"/>
            <w:lang w:eastAsia="en-US"/>
            <w:rPrChange w:id="1231"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32" w:author="Mai Văn Chánh" w:date="2021-03-30T22:46:00Z">
              <w:rPr>
                <w:rFonts w:ascii="Consolas" w:eastAsia="Times New Roman" w:hAnsi="Consolas" w:cs="Courier New"/>
                <w:color w:val="CC7832"/>
                <w:sz w:val="20"/>
                <w:szCs w:val="20"/>
                <w:lang w:eastAsia="en-US"/>
              </w:rPr>
            </w:rPrChange>
          </w:rPr>
          <w:delText xml:space="preserve">final </w:delText>
        </w:r>
        <w:r w:rsidR="00850D05" w:rsidRPr="00020A75" w:rsidDel="00020A75">
          <w:rPr>
            <w:rFonts w:ascii="Consolas" w:eastAsia="Times New Roman" w:hAnsi="Consolas" w:cs="Courier New"/>
            <w:sz w:val="20"/>
            <w:szCs w:val="20"/>
            <w:lang w:eastAsia="en-US"/>
            <w:rPrChange w:id="1233" w:author="Mai Văn Chánh" w:date="2021-03-30T22:46:00Z">
              <w:rPr>
                <w:rFonts w:ascii="Consolas" w:eastAsia="Times New Roman" w:hAnsi="Consolas" w:cs="Courier New"/>
                <w:color w:val="A9B7C6"/>
                <w:sz w:val="20"/>
                <w:szCs w:val="20"/>
                <w:lang w:eastAsia="en-US"/>
              </w:rPr>
            </w:rPrChange>
          </w:rPr>
          <w:delText>Calendar calendar = Calendar.</w:delText>
        </w:r>
        <w:r w:rsidR="00850D05" w:rsidRPr="00020A75" w:rsidDel="00020A75">
          <w:rPr>
            <w:rFonts w:ascii="Consolas" w:eastAsia="Times New Roman" w:hAnsi="Consolas" w:cs="Courier New"/>
            <w:i/>
            <w:iCs/>
            <w:sz w:val="20"/>
            <w:szCs w:val="20"/>
            <w:lang w:eastAsia="en-US"/>
            <w:rPrChange w:id="1234" w:author="Mai Văn Chánh" w:date="2021-03-30T22:46:00Z">
              <w:rPr>
                <w:rFonts w:ascii="Consolas" w:eastAsia="Times New Roman" w:hAnsi="Consolas" w:cs="Courier New"/>
                <w:i/>
                <w:iCs/>
                <w:color w:val="A9B7C6"/>
                <w:sz w:val="20"/>
                <w:szCs w:val="20"/>
                <w:lang w:eastAsia="en-US"/>
              </w:rPr>
            </w:rPrChange>
          </w:rPr>
          <w:delText>getInstance</w:delText>
        </w:r>
        <w:r w:rsidR="00850D05" w:rsidRPr="00020A75" w:rsidDel="00020A75">
          <w:rPr>
            <w:rFonts w:ascii="Consolas" w:eastAsia="Times New Roman" w:hAnsi="Consolas" w:cs="Courier New"/>
            <w:sz w:val="20"/>
            <w:szCs w:val="20"/>
            <w:lang w:eastAsia="en-US"/>
            <w:rPrChange w:id="1235"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36"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37" w:author="Mai Văn Chánh" w:date="2021-03-30T22:46:00Z">
              <w:rPr>
                <w:rFonts w:ascii="Consolas" w:eastAsia="Times New Roman" w:hAnsi="Consolas" w:cs="Courier New"/>
                <w:color w:val="CC7832"/>
                <w:sz w:val="20"/>
                <w:szCs w:val="20"/>
                <w:lang w:eastAsia="en-US"/>
              </w:rPr>
            </w:rPrChange>
          </w:rPr>
          <w:br/>
          <w:delText xml:space="preserve">    int </w:delText>
        </w:r>
        <w:r w:rsidR="00850D05" w:rsidRPr="00020A75" w:rsidDel="00020A75">
          <w:rPr>
            <w:rFonts w:ascii="Consolas" w:eastAsia="Times New Roman" w:hAnsi="Consolas" w:cs="Courier New"/>
            <w:sz w:val="20"/>
            <w:szCs w:val="20"/>
            <w:lang w:eastAsia="en-US"/>
            <w:rPrChange w:id="1238" w:author="Mai Văn Chánh" w:date="2021-03-30T22:46:00Z">
              <w:rPr>
                <w:rFonts w:ascii="Consolas" w:eastAsia="Times New Roman" w:hAnsi="Consolas" w:cs="Courier New"/>
                <w:color w:val="A9B7C6"/>
                <w:sz w:val="20"/>
                <w:szCs w:val="20"/>
                <w:lang w:eastAsia="en-US"/>
              </w:rPr>
            </w:rPrChange>
          </w:rPr>
          <w:delText>ngay = calendar.get(Calendar.</w:delText>
        </w:r>
        <w:r w:rsidR="00850D05" w:rsidRPr="00020A75" w:rsidDel="00020A75">
          <w:rPr>
            <w:rFonts w:ascii="Consolas" w:eastAsia="Times New Roman" w:hAnsi="Consolas" w:cs="Courier New"/>
            <w:i/>
            <w:iCs/>
            <w:sz w:val="20"/>
            <w:szCs w:val="20"/>
            <w:lang w:eastAsia="en-US"/>
            <w:rPrChange w:id="1239" w:author="Mai Văn Chánh" w:date="2021-03-30T22:46:00Z">
              <w:rPr>
                <w:rFonts w:ascii="Consolas" w:eastAsia="Times New Roman" w:hAnsi="Consolas" w:cs="Courier New"/>
                <w:i/>
                <w:iCs/>
                <w:color w:val="9876AA"/>
                <w:sz w:val="20"/>
                <w:szCs w:val="20"/>
                <w:lang w:eastAsia="en-US"/>
              </w:rPr>
            </w:rPrChange>
          </w:rPr>
          <w:delText>DATE</w:delText>
        </w:r>
        <w:r w:rsidR="00850D05" w:rsidRPr="00020A75" w:rsidDel="00020A75">
          <w:rPr>
            <w:rFonts w:ascii="Consolas" w:eastAsia="Times New Roman" w:hAnsi="Consolas" w:cs="Courier New"/>
            <w:sz w:val="20"/>
            <w:szCs w:val="20"/>
            <w:lang w:eastAsia="en-US"/>
            <w:rPrChange w:id="1240"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41"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42" w:author="Mai Văn Chánh" w:date="2021-03-30T22:46:00Z">
              <w:rPr>
                <w:rFonts w:ascii="Consolas" w:eastAsia="Times New Roman" w:hAnsi="Consolas" w:cs="Courier New"/>
                <w:color w:val="CC7832"/>
                <w:sz w:val="20"/>
                <w:szCs w:val="20"/>
                <w:lang w:eastAsia="en-US"/>
              </w:rPr>
            </w:rPrChange>
          </w:rPr>
          <w:br/>
          <w:delText xml:space="preserve">    int </w:delText>
        </w:r>
        <w:r w:rsidR="00850D05" w:rsidRPr="00020A75" w:rsidDel="00020A75">
          <w:rPr>
            <w:rFonts w:ascii="Consolas" w:eastAsia="Times New Roman" w:hAnsi="Consolas" w:cs="Courier New"/>
            <w:sz w:val="20"/>
            <w:szCs w:val="20"/>
            <w:lang w:eastAsia="en-US"/>
            <w:rPrChange w:id="1243" w:author="Mai Văn Chánh" w:date="2021-03-30T22:46:00Z">
              <w:rPr>
                <w:rFonts w:ascii="Consolas" w:eastAsia="Times New Roman" w:hAnsi="Consolas" w:cs="Courier New"/>
                <w:color w:val="A9B7C6"/>
                <w:sz w:val="20"/>
                <w:szCs w:val="20"/>
                <w:lang w:eastAsia="en-US"/>
              </w:rPr>
            </w:rPrChange>
          </w:rPr>
          <w:delText>thang = calendar.get(Calendar.</w:delText>
        </w:r>
        <w:r w:rsidR="00850D05" w:rsidRPr="00020A75" w:rsidDel="00020A75">
          <w:rPr>
            <w:rFonts w:ascii="Consolas" w:eastAsia="Times New Roman" w:hAnsi="Consolas" w:cs="Courier New"/>
            <w:i/>
            <w:iCs/>
            <w:sz w:val="20"/>
            <w:szCs w:val="20"/>
            <w:lang w:eastAsia="en-US"/>
            <w:rPrChange w:id="1244" w:author="Mai Văn Chánh" w:date="2021-03-30T22:46:00Z">
              <w:rPr>
                <w:rFonts w:ascii="Consolas" w:eastAsia="Times New Roman" w:hAnsi="Consolas" w:cs="Courier New"/>
                <w:i/>
                <w:iCs/>
                <w:color w:val="9876AA"/>
                <w:sz w:val="20"/>
                <w:szCs w:val="20"/>
                <w:lang w:eastAsia="en-US"/>
              </w:rPr>
            </w:rPrChange>
          </w:rPr>
          <w:delText>MONTH</w:delText>
        </w:r>
        <w:r w:rsidR="00850D05" w:rsidRPr="00020A75" w:rsidDel="00020A75">
          <w:rPr>
            <w:rFonts w:ascii="Consolas" w:eastAsia="Times New Roman" w:hAnsi="Consolas" w:cs="Courier New"/>
            <w:sz w:val="20"/>
            <w:szCs w:val="20"/>
            <w:lang w:eastAsia="en-US"/>
            <w:rPrChange w:id="1245"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46"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47" w:author="Mai Văn Chánh" w:date="2021-03-30T22:46:00Z">
              <w:rPr>
                <w:rFonts w:ascii="Consolas" w:eastAsia="Times New Roman" w:hAnsi="Consolas" w:cs="Courier New"/>
                <w:color w:val="CC7832"/>
                <w:sz w:val="20"/>
                <w:szCs w:val="20"/>
                <w:lang w:eastAsia="en-US"/>
              </w:rPr>
            </w:rPrChange>
          </w:rPr>
          <w:br/>
          <w:delText xml:space="preserve">    int </w:delText>
        </w:r>
        <w:r w:rsidR="00850D05" w:rsidRPr="00020A75" w:rsidDel="00020A75">
          <w:rPr>
            <w:rFonts w:ascii="Consolas" w:eastAsia="Times New Roman" w:hAnsi="Consolas" w:cs="Courier New"/>
            <w:sz w:val="20"/>
            <w:szCs w:val="20"/>
            <w:lang w:eastAsia="en-US"/>
            <w:rPrChange w:id="1248" w:author="Mai Văn Chánh" w:date="2021-03-30T22:46:00Z">
              <w:rPr>
                <w:rFonts w:ascii="Consolas" w:eastAsia="Times New Roman" w:hAnsi="Consolas" w:cs="Courier New"/>
                <w:color w:val="A9B7C6"/>
                <w:sz w:val="20"/>
                <w:szCs w:val="20"/>
                <w:lang w:eastAsia="en-US"/>
              </w:rPr>
            </w:rPrChange>
          </w:rPr>
          <w:delText>nam = calendar.get(Calendar.</w:delText>
        </w:r>
        <w:r w:rsidR="00850D05" w:rsidRPr="00020A75" w:rsidDel="00020A75">
          <w:rPr>
            <w:rFonts w:ascii="Consolas" w:eastAsia="Times New Roman" w:hAnsi="Consolas" w:cs="Courier New"/>
            <w:i/>
            <w:iCs/>
            <w:sz w:val="20"/>
            <w:szCs w:val="20"/>
            <w:lang w:eastAsia="en-US"/>
            <w:rPrChange w:id="1249" w:author="Mai Văn Chánh" w:date="2021-03-30T22:46:00Z">
              <w:rPr>
                <w:rFonts w:ascii="Consolas" w:eastAsia="Times New Roman" w:hAnsi="Consolas" w:cs="Courier New"/>
                <w:i/>
                <w:iCs/>
                <w:color w:val="9876AA"/>
                <w:sz w:val="20"/>
                <w:szCs w:val="20"/>
                <w:lang w:eastAsia="en-US"/>
              </w:rPr>
            </w:rPrChange>
          </w:rPr>
          <w:delText>YEAR</w:delText>
        </w:r>
        <w:r w:rsidR="00850D05" w:rsidRPr="00020A75" w:rsidDel="00020A75">
          <w:rPr>
            <w:rFonts w:ascii="Consolas" w:eastAsia="Times New Roman" w:hAnsi="Consolas" w:cs="Courier New"/>
            <w:sz w:val="20"/>
            <w:szCs w:val="20"/>
            <w:lang w:eastAsia="en-US"/>
            <w:rPrChange w:id="1250"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51"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52"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53" w:author="Mai Văn Chánh" w:date="2021-03-30T22:46:00Z">
              <w:rPr>
                <w:rFonts w:ascii="Consolas" w:eastAsia="Times New Roman" w:hAnsi="Consolas" w:cs="Courier New"/>
                <w:color w:val="808080"/>
                <w:sz w:val="20"/>
                <w:szCs w:val="20"/>
                <w:lang w:eastAsia="en-US"/>
              </w:rPr>
            </w:rPrChange>
          </w:rPr>
          <w:delText>//xây dựng DatePicker</w:delText>
        </w:r>
        <w:r w:rsidR="00850D05" w:rsidRPr="00020A75" w:rsidDel="00020A75">
          <w:rPr>
            <w:rFonts w:ascii="Consolas" w:eastAsia="Times New Roman" w:hAnsi="Consolas" w:cs="Courier New"/>
            <w:sz w:val="20"/>
            <w:szCs w:val="20"/>
            <w:lang w:eastAsia="en-US"/>
            <w:rPrChange w:id="1254"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55" w:author="Mai Văn Chánh" w:date="2021-03-30T22:46:00Z">
              <w:rPr>
                <w:rFonts w:ascii="Consolas" w:eastAsia="Times New Roman" w:hAnsi="Consolas" w:cs="Courier New"/>
                <w:color w:val="A9B7C6"/>
                <w:sz w:val="20"/>
                <w:szCs w:val="20"/>
                <w:lang w:eastAsia="en-US"/>
              </w:rPr>
            </w:rPrChange>
          </w:rPr>
          <w:delText xml:space="preserve">DatePickerDialog datePickerDialog = </w:delText>
        </w:r>
        <w:r w:rsidR="00850D05" w:rsidRPr="00020A75" w:rsidDel="00020A75">
          <w:rPr>
            <w:rFonts w:ascii="Consolas" w:eastAsia="Times New Roman" w:hAnsi="Consolas" w:cs="Courier New"/>
            <w:sz w:val="20"/>
            <w:szCs w:val="20"/>
            <w:lang w:eastAsia="en-US"/>
            <w:rPrChange w:id="1256" w:author="Mai Văn Chánh" w:date="2021-03-30T22:46:00Z">
              <w:rPr>
                <w:rFonts w:ascii="Consolas" w:eastAsia="Times New Roman" w:hAnsi="Consolas" w:cs="Courier New"/>
                <w:color w:val="CC7832"/>
                <w:sz w:val="20"/>
                <w:szCs w:val="20"/>
                <w:lang w:eastAsia="en-US"/>
              </w:rPr>
            </w:rPrChange>
          </w:rPr>
          <w:delText xml:space="preserve">new </w:delText>
        </w:r>
        <w:r w:rsidR="00850D05" w:rsidRPr="00020A75" w:rsidDel="00020A75">
          <w:rPr>
            <w:rFonts w:ascii="Consolas" w:eastAsia="Times New Roman" w:hAnsi="Consolas" w:cs="Courier New"/>
            <w:sz w:val="20"/>
            <w:szCs w:val="20"/>
            <w:lang w:eastAsia="en-US"/>
            <w:rPrChange w:id="1257" w:author="Mai Văn Chánh" w:date="2021-03-30T22:46:00Z">
              <w:rPr>
                <w:rFonts w:ascii="Consolas" w:eastAsia="Times New Roman" w:hAnsi="Consolas" w:cs="Courier New"/>
                <w:color w:val="A9B7C6"/>
                <w:sz w:val="20"/>
                <w:szCs w:val="20"/>
                <w:lang w:eastAsia="en-US"/>
              </w:rPr>
            </w:rPrChange>
          </w:rPr>
          <w:delText>DatePickerDialog(TKChiTieu.</w:delText>
        </w:r>
        <w:r w:rsidR="00850D05" w:rsidRPr="00020A75" w:rsidDel="00020A75">
          <w:rPr>
            <w:rFonts w:ascii="Consolas" w:eastAsia="Times New Roman" w:hAnsi="Consolas" w:cs="Courier New"/>
            <w:sz w:val="20"/>
            <w:szCs w:val="20"/>
            <w:lang w:eastAsia="en-US"/>
            <w:rPrChange w:id="1258" w:author="Mai Văn Chánh" w:date="2021-03-30T22:46:00Z">
              <w:rPr>
                <w:rFonts w:ascii="Consolas" w:eastAsia="Times New Roman" w:hAnsi="Consolas" w:cs="Courier New"/>
                <w:color w:val="CC7832"/>
                <w:sz w:val="20"/>
                <w:szCs w:val="20"/>
                <w:lang w:eastAsia="en-US"/>
              </w:rPr>
            </w:rPrChange>
          </w:rPr>
          <w:delText xml:space="preserve">this, new </w:delText>
        </w:r>
        <w:r w:rsidR="00850D05" w:rsidRPr="00020A75" w:rsidDel="00020A75">
          <w:rPr>
            <w:rFonts w:ascii="Consolas" w:eastAsia="Times New Roman" w:hAnsi="Consolas" w:cs="Courier New"/>
            <w:sz w:val="20"/>
            <w:szCs w:val="20"/>
            <w:lang w:eastAsia="en-US"/>
            <w:rPrChange w:id="1259" w:author="Mai Văn Chánh" w:date="2021-03-30T22:46:00Z">
              <w:rPr>
                <w:rFonts w:ascii="Consolas" w:eastAsia="Times New Roman" w:hAnsi="Consolas" w:cs="Courier New"/>
                <w:color w:val="A9B7C6"/>
                <w:sz w:val="20"/>
                <w:szCs w:val="20"/>
                <w:lang w:eastAsia="en-US"/>
              </w:rPr>
            </w:rPrChange>
          </w:rPr>
          <w:delText>DatePickerDialog.OnDateSetListener() {</w:delText>
        </w:r>
        <w:r w:rsidR="00850D05" w:rsidRPr="00020A75" w:rsidDel="00020A75">
          <w:rPr>
            <w:rFonts w:ascii="Consolas" w:eastAsia="Times New Roman" w:hAnsi="Consolas" w:cs="Courier New"/>
            <w:sz w:val="20"/>
            <w:szCs w:val="20"/>
            <w:lang w:eastAsia="en-US"/>
            <w:rPrChange w:id="1260"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61" w:author="Mai Văn Chánh" w:date="2021-03-30T22:46:00Z">
              <w:rPr>
                <w:rFonts w:ascii="Consolas" w:eastAsia="Times New Roman" w:hAnsi="Consolas" w:cs="Courier New"/>
                <w:color w:val="BBB529"/>
                <w:sz w:val="20"/>
                <w:szCs w:val="20"/>
                <w:lang w:eastAsia="en-US"/>
              </w:rPr>
            </w:rPrChange>
          </w:rPr>
          <w:delText>@Override</w:delText>
        </w:r>
        <w:r w:rsidR="00850D05" w:rsidRPr="00020A75" w:rsidDel="00020A75">
          <w:rPr>
            <w:rFonts w:ascii="Consolas" w:eastAsia="Times New Roman" w:hAnsi="Consolas" w:cs="Courier New"/>
            <w:sz w:val="20"/>
            <w:szCs w:val="20"/>
            <w:lang w:eastAsia="en-US"/>
            <w:rPrChange w:id="1262" w:author="Mai Văn Chánh" w:date="2021-03-30T22:46:00Z">
              <w:rPr>
                <w:rFonts w:ascii="Consolas" w:eastAsia="Times New Roman" w:hAnsi="Consolas" w:cs="Courier New"/>
                <w:color w:val="BBB529"/>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63" w:author="Mai Văn Chánh" w:date="2021-03-30T22:46:00Z">
              <w:rPr>
                <w:rFonts w:ascii="Consolas" w:eastAsia="Times New Roman" w:hAnsi="Consolas" w:cs="Courier New"/>
                <w:color w:val="CC7832"/>
                <w:sz w:val="20"/>
                <w:szCs w:val="20"/>
                <w:lang w:eastAsia="en-US"/>
              </w:rPr>
            </w:rPrChange>
          </w:rPr>
          <w:delText xml:space="preserve">public void </w:delText>
        </w:r>
        <w:r w:rsidR="00850D05" w:rsidRPr="00020A75" w:rsidDel="00020A75">
          <w:rPr>
            <w:rFonts w:ascii="Consolas" w:eastAsia="Times New Roman" w:hAnsi="Consolas" w:cs="Courier New"/>
            <w:sz w:val="20"/>
            <w:szCs w:val="20"/>
            <w:lang w:eastAsia="en-US"/>
            <w:rPrChange w:id="1264" w:author="Mai Văn Chánh" w:date="2021-03-30T22:46:00Z">
              <w:rPr>
                <w:rFonts w:ascii="Consolas" w:eastAsia="Times New Roman" w:hAnsi="Consolas" w:cs="Courier New"/>
                <w:color w:val="FFC66D"/>
                <w:sz w:val="20"/>
                <w:szCs w:val="20"/>
                <w:lang w:eastAsia="en-US"/>
              </w:rPr>
            </w:rPrChange>
          </w:rPr>
          <w:delText>onDateSet</w:delText>
        </w:r>
        <w:r w:rsidR="00850D05" w:rsidRPr="00020A75" w:rsidDel="00020A75">
          <w:rPr>
            <w:rFonts w:ascii="Consolas" w:eastAsia="Times New Roman" w:hAnsi="Consolas" w:cs="Courier New"/>
            <w:sz w:val="20"/>
            <w:szCs w:val="20"/>
            <w:lang w:eastAsia="en-US"/>
            <w:rPrChange w:id="1265" w:author="Mai Văn Chánh" w:date="2021-03-30T22:46:00Z">
              <w:rPr>
                <w:rFonts w:ascii="Consolas" w:eastAsia="Times New Roman" w:hAnsi="Consolas" w:cs="Courier New"/>
                <w:color w:val="A9B7C6"/>
                <w:sz w:val="20"/>
                <w:szCs w:val="20"/>
                <w:lang w:eastAsia="en-US"/>
              </w:rPr>
            </w:rPrChange>
          </w:rPr>
          <w:delText>(DatePicker view</w:delText>
        </w:r>
        <w:r w:rsidR="00850D05" w:rsidRPr="00020A75" w:rsidDel="00020A75">
          <w:rPr>
            <w:rFonts w:ascii="Consolas" w:eastAsia="Times New Roman" w:hAnsi="Consolas" w:cs="Courier New"/>
            <w:sz w:val="20"/>
            <w:szCs w:val="20"/>
            <w:lang w:eastAsia="en-US"/>
            <w:rPrChange w:id="1266" w:author="Mai Văn Chánh" w:date="2021-03-30T22:46:00Z">
              <w:rPr>
                <w:rFonts w:ascii="Consolas" w:eastAsia="Times New Roman" w:hAnsi="Consolas" w:cs="Courier New"/>
                <w:color w:val="CC7832"/>
                <w:sz w:val="20"/>
                <w:szCs w:val="20"/>
                <w:lang w:eastAsia="en-US"/>
              </w:rPr>
            </w:rPrChange>
          </w:rPr>
          <w:delText xml:space="preserve">, int </w:delText>
        </w:r>
        <w:r w:rsidR="00850D05" w:rsidRPr="00020A75" w:rsidDel="00020A75">
          <w:rPr>
            <w:rFonts w:ascii="Consolas" w:eastAsia="Times New Roman" w:hAnsi="Consolas" w:cs="Courier New"/>
            <w:sz w:val="20"/>
            <w:szCs w:val="20"/>
            <w:lang w:eastAsia="en-US"/>
            <w:rPrChange w:id="1267" w:author="Mai Văn Chánh" w:date="2021-03-30T22:46:00Z">
              <w:rPr>
                <w:rFonts w:ascii="Consolas" w:eastAsia="Times New Roman" w:hAnsi="Consolas" w:cs="Courier New"/>
                <w:color w:val="A9B7C6"/>
                <w:sz w:val="20"/>
                <w:szCs w:val="20"/>
                <w:lang w:eastAsia="en-US"/>
              </w:rPr>
            </w:rPrChange>
          </w:rPr>
          <w:delText>year</w:delText>
        </w:r>
        <w:r w:rsidR="00850D05" w:rsidRPr="00020A75" w:rsidDel="00020A75">
          <w:rPr>
            <w:rFonts w:ascii="Consolas" w:eastAsia="Times New Roman" w:hAnsi="Consolas" w:cs="Courier New"/>
            <w:sz w:val="20"/>
            <w:szCs w:val="20"/>
            <w:lang w:eastAsia="en-US"/>
            <w:rPrChange w:id="1268" w:author="Mai Văn Chánh" w:date="2021-03-30T22:46:00Z">
              <w:rPr>
                <w:rFonts w:ascii="Consolas" w:eastAsia="Times New Roman" w:hAnsi="Consolas" w:cs="Courier New"/>
                <w:color w:val="CC7832"/>
                <w:sz w:val="20"/>
                <w:szCs w:val="20"/>
                <w:lang w:eastAsia="en-US"/>
              </w:rPr>
            </w:rPrChange>
          </w:rPr>
          <w:delText xml:space="preserve">, int </w:delText>
        </w:r>
        <w:r w:rsidR="00850D05" w:rsidRPr="00020A75" w:rsidDel="00020A75">
          <w:rPr>
            <w:rFonts w:ascii="Consolas" w:eastAsia="Times New Roman" w:hAnsi="Consolas" w:cs="Courier New"/>
            <w:sz w:val="20"/>
            <w:szCs w:val="20"/>
            <w:lang w:eastAsia="en-US"/>
            <w:rPrChange w:id="1269" w:author="Mai Văn Chánh" w:date="2021-03-30T22:46:00Z">
              <w:rPr>
                <w:rFonts w:ascii="Consolas" w:eastAsia="Times New Roman" w:hAnsi="Consolas" w:cs="Courier New"/>
                <w:color w:val="A9B7C6"/>
                <w:sz w:val="20"/>
                <w:szCs w:val="20"/>
                <w:lang w:eastAsia="en-US"/>
              </w:rPr>
            </w:rPrChange>
          </w:rPr>
          <w:delText>month</w:delText>
        </w:r>
        <w:r w:rsidR="00850D05" w:rsidRPr="00020A75" w:rsidDel="00020A75">
          <w:rPr>
            <w:rFonts w:ascii="Consolas" w:eastAsia="Times New Roman" w:hAnsi="Consolas" w:cs="Courier New"/>
            <w:sz w:val="20"/>
            <w:szCs w:val="20"/>
            <w:lang w:eastAsia="en-US"/>
            <w:rPrChange w:id="1270" w:author="Mai Văn Chánh" w:date="2021-03-30T22:46:00Z">
              <w:rPr>
                <w:rFonts w:ascii="Consolas" w:eastAsia="Times New Roman" w:hAnsi="Consolas" w:cs="Courier New"/>
                <w:color w:val="CC7832"/>
                <w:sz w:val="20"/>
                <w:szCs w:val="20"/>
                <w:lang w:eastAsia="en-US"/>
              </w:rPr>
            </w:rPrChange>
          </w:rPr>
          <w:delText xml:space="preserve">, int </w:delText>
        </w:r>
        <w:r w:rsidR="00850D05" w:rsidRPr="00020A75" w:rsidDel="00020A75">
          <w:rPr>
            <w:rFonts w:ascii="Consolas" w:eastAsia="Times New Roman" w:hAnsi="Consolas" w:cs="Courier New"/>
            <w:sz w:val="20"/>
            <w:szCs w:val="20"/>
            <w:lang w:eastAsia="en-US"/>
            <w:rPrChange w:id="1271" w:author="Mai Văn Chánh" w:date="2021-03-30T22:46:00Z">
              <w:rPr>
                <w:rFonts w:ascii="Consolas" w:eastAsia="Times New Roman" w:hAnsi="Consolas" w:cs="Courier New"/>
                <w:color w:val="A9B7C6"/>
                <w:sz w:val="20"/>
                <w:szCs w:val="20"/>
                <w:lang w:eastAsia="en-US"/>
              </w:rPr>
            </w:rPrChange>
          </w:rPr>
          <w:delText>dayOfMonth) {</w:delText>
        </w:r>
        <w:r w:rsidR="00850D05" w:rsidRPr="00020A75" w:rsidDel="00020A75">
          <w:rPr>
            <w:rFonts w:ascii="Consolas" w:eastAsia="Times New Roman" w:hAnsi="Consolas" w:cs="Courier New"/>
            <w:sz w:val="20"/>
            <w:szCs w:val="20"/>
            <w:lang w:eastAsia="en-US"/>
            <w:rPrChange w:id="1272"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73" w:author="Mai Văn Chánh" w:date="2021-03-30T22:46:00Z">
              <w:rPr>
                <w:rFonts w:ascii="Consolas" w:eastAsia="Times New Roman" w:hAnsi="Consolas" w:cs="Courier New"/>
                <w:color w:val="808080"/>
                <w:sz w:val="20"/>
                <w:szCs w:val="20"/>
                <w:lang w:eastAsia="en-US"/>
              </w:rPr>
            </w:rPrChange>
          </w:rPr>
          <w:delText>//gán thời gian người dùng lựa chọn</w:delText>
        </w:r>
        <w:r w:rsidR="00850D05" w:rsidRPr="00020A75" w:rsidDel="00020A75">
          <w:rPr>
            <w:rFonts w:ascii="Consolas" w:eastAsia="Times New Roman" w:hAnsi="Consolas" w:cs="Courier New"/>
            <w:sz w:val="20"/>
            <w:szCs w:val="20"/>
            <w:lang w:eastAsia="en-US"/>
            <w:rPrChange w:id="1274"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75" w:author="Mai Văn Chánh" w:date="2021-03-30T22:46:00Z">
              <w:rPr>
                <w:rFonts w:ascii="Consolas" w:eastAsia="Times New Roman" w:hAnsi="Consolas" w:cs="Courier New"/>
                <w:color w:val="B389C5"/>
                <w:sz w:val="20"/>
                <w:szCs w:val="20"/>
                <w:lang w:eastAsia="en-US"/>
              </w:rPr>
            </w:rPrChange>
          </w:rPr>
          <w:delText>calendar</w:delText>
        </w:r>
        <w:r w:rsidR="00850D05" w:rsidRPr="00020A75" w:rsidDel="00020A75">
          <w:rPr>
            <w:rFonts w:ascii="Consolas" w:eastAsia="Times New Roman" w:hAnsi="Consolas" w:cs="Courier New"/>
            <w:sz w:val="20"/>
            <w:szCs w:val="20"/>
            <w:lang w:eastAsia="en-US"/>
            <w:rPrChange w:id="1276" w:author="Mai Văn Chánh" w:date="2021-03-30T22:46:00Z">
              <w:rPr>
                <w:rFonts w:ascii="Consolas" w:eastAsia="Times New Roman" w:hAnsi="Consolas" w:cs="Courier New"/>
                <w:color w:val="A9B7C6"/>
                <w:sz w:val="20"/>
                <w:szCs w:val="20"/>
                <w:lang w:eastAsia="en-US"/>
              </w:rPr>
            </w:rPrChange>
          </w:rPr>
          <w:delText>.set(year</w:delText>
        </w:r>
        <w:r w:rsidR="00850D05" w:rsidRPr="00020A75" w:rsidDel="00020A75">
          <w:rPr>
            <w:rFonts w:ascii="Consolas" w:eastAsia="Times New Roman" w:hAnsi="Consolas" w:cs="Courier New"/>
            <w:sz w:val="20"/>
            <w:szCs w:val="20"/>
            <w:lang w:eastAsia="en-US"/>
            <w:rPrChange w:id="1277"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78" w:author="Mai Văn Chánh" w:date="2021-03-30T22:46:00Z">
              <w:rPr>
                <w:rFonts w:ascii="Consolas" w:eastAsia="Times New Roman" w:hAnsi="Consolas" w:cs="Courier New"/>
                <w:color w:val="A9B7C6"/>
                <w:sz w:val="20"/>
                <w:szCs w:val="20"/>
                <w:lang w:eastAsia="en-US"/>
              </w:rPr>
            </w:rPrChange>
          </w:rPr>
          <w:delText>month</w:delText>
        </w:r>
        <w:r w:rsidR="00850D05" w:rsidRPr="00020A75" w:rsidDel="00020A75">
          <w:rPr>
            <w:rFonts w:ascii="Consolas" w:eastAsia="Times New Roman" w:hAnsi="Consolas" w:cs="Courier New"/>
            <w:sz w:val="20"/>
            <w:szCs w:val="20"/>
            <w:lang w:eastAsia="en-US"/>
            <w:rPrChange w:id="1279"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80" w:author="Mai Văn Chánh" w:date="2021-03-30T22:46:00Z">
              <w:rPr>
                <w:rFonts w:ascii="Consolas" w:eastAsia="Times New Roman" w:hAnsi="Consolas" w:cs="Courier New"/>
                <w:color w:val="A9B7C6"/>
                <w:sz w:val="20"/>
                <w:szCs w:val="20"/>
                <w:lang w:eastAsia="en-US"/>
              </w:rPr>
            </w:rPrChange>
          </w:rPr>
          <w:delText>dayOfMonth)</w:delText>
        </w:r>
        <w:r w:rsidR="00850D05" w:rsidRPr="00020A75" w:rsidDel="00020A75">
          <w:rPr>
            <w:rFonts w:ascii="Consolas" w:eastAsia="Times New Roman" w:hAnsi="Consolas" w:cs="Courier New"/>
            <w:sz w:val="20"/>
            <w:szCs w:val="20"/>
            <w:lang w:eastAsia="en-US"/>
            <w:rPrChange w:id="1281"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82"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83" w:author="Mai Văn Chánh" w:date="2021-03-30T22:46:00Z">
              <w:rPr>
                <w:rFonts w:ascii="Consolas" w:eastAsia="Times New Roman" w:hAnsi="Consolas" w:cs="Courier New"/>
                <w:color w:val="808080"/>
                <w:sz w:val="20"/>
                <w:szCs w:val="20"/>
                <w:lang w:eastAsia="en-US"/>
              </w:rPr>
            </w:rPrChange>
          </w:rPr>
          <w:delText>//định dạng ngày theo kiểu ngày / tháng / năm</w:delText>
        </w:r>
        <w:r w:rsidR="00850D05" w:rsidRPr="00020A75" w:rsidDel="00020A75">
          <w:rPr>
            <w:rFonts w:ascii="Consolas" w:eastAsia="Times New Roman" w:hAnsi="Consolas" w:cs="Courier New"/>
            <w:sz w:val="20"/>
            <w:szCs w:val="20"/>
            <w:lang w:eastAsia="en-US"/>
            <w:rPrChange w:id="1284"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85" w:author="Mai Văn Chánh" w:date="2021-03-30T22:46:00Z">
              <w:rPr>
                <w:rFonts w:ascii="Consolas" w:eastAsia="Times New Roman" w:hAnsi="Consolas" w:cs="Courier New"/>
                <w:color w:val="A9B7C6"/>
                <w:sz w:val="20"/>
                <w:szCs w:val="20"/>
                <w:lang w:eastAsia="en-US"/>
              </w:rPr>
            </w:rPrChange>
          </w:rPr>
          <w:delText xml:space="preserve">SimpleDateFormat simpleDateFormat = </w:delText>
        </w:r>
        <w:r w:rsidR="00850D05" w:rsidRPr="00020A75" w:rsidDel="00020A75">
          <w:rPr>
            <w:rFonts w:ascii="Consolas" w:eastAsia="Times New Roman" w:hAnsi="Consolas" w:cs="Courier New"/>
            <w:sz w:val="20"/>
            <w:szCs w:val="20"/>
            <w:lang w:eastAsia="en-US"/>
            <w:rPrChange w:id="1286" w:author="Mai Văn Chánh" w:date="2021-03-30T22:46:00Z">
              <w:rPr>
                <w:rFonts w:ascii="Consolas" w:eastAsia="Times New Roman" w:hAnsi="Consolas" w:cs="Courier New"/>
                <w:color w:val="CC7832"/>
                <w:sz w:val="20"/>
                <w:szCs w:val="20"/>
                <w:lang w:eastAsia="en-US"/>
              </w:rPr>
            </w:rPrChange>
          </w:rPr>
          <w:delText xml:space="preserve">new </w:delText>
        </w:r>
        <w:r w:rsidR="00850D05" w:rsidRPr="00020A75" w:rsidDel="00020A75">
          <w:rPr>
            <w:rFonts w:ascii="Consolas" w:eastAsia="Times New Roman" w:hAnsi="Consolas" w:cs="Courier New"/>
            <w:sz w:val="20"/>
            <w:szCs w:val="20"/>
            <w:lang w:eastAsia="en-US"/>
            <w:rPrChange w:id="1287" w:author="Mai Văn Chánh" w:date="2021-03-30T22:46:00Z">
              <w:rPr>
                <w:rFonts w:ascii="Consolas" w:eastAsia="Times New Roman" w:hAnsi="Consolas" w:cs="Courier New"/>
                <w:color w:val="A9B7C6"/>
                <w:sz w:val="20"/>
                <w:szCs w:val="20"/>
                <w:lang w:eastAsia="en-US"/>
              </w:rPr>
            </w:rPrChange>
          </w:rPr>
          <w:delText>SimpleDateFormat(</w:delText>
        </w:r>
        <w:r w:rsidR="00850D05" w:rsidRPr="00020A75" w:rsidDel="00020A75">
          <w:rPr>
            <w:rFonts w:ascii="Consolas" w:eastAsia="Times New Roman" w:hAnsi="Consolas" w:cs="Courier New"/>
            <w:sz w:val="20"/>
            <w:szCs w:val="20"/>
            <w:lang w:eastAsia="en-US"/>
            <w:rPrChange w:id="1288" w:author="Mai Văn Chánh" w:date="2021-03-30T22:46:00Z">
              <w:rPr>
                <w:rFonts w:ascii="Consolas" w:eastAsia="Times New Roman" w:hAnsi="Consolas" w:cs="Courier New"/>
                <w:color w:val="6A8759"/>
                <w:sz w:val="20"/>
                <w:szCs w:val="20"/>
                <w:lang w:eastAsia="en-US"/>
              </w:rPr>
            </w:rPrChange>
          </w:rPr>
          <w:delText>"dd/MM/yyyy"</w:delText>
        </w:r>
        <w:r w:rsidR="00850D05" w:rsidRPr="00020A75" w:rsidDel="00020A75">
          <w:rPr>
            <w:rFonts w:ascii="Consolas" w:eastAsia="Times New Roman" w:hAnsi="Consolas" w:cs="Courier New"/>
            <w:sz w:val="20"/>
            <w:szCs w:val="20"/>
            <w:lang w:eastAsia="en-US"/>
            <w:rPrChange w:id="1289"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90"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91"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92" w:author="Mai Văn Chánh" w:date="2021-03-30T22:46:00Z">
              <w:rPr>
                <w:rFonts w:ascii="Consolas" w:eastAsia="Times New Roman" w:hAnsi="Consolas" w:cs="Courier New"/>
                <w:color w:val="808080"/>
                <w:sz w:val="20"/>
                <w:szCs w:val="20"/>
                <w:lang w:eastAsia="en-US"/>
              </w:rPr>
            </w:rPrChange>
          </w:rPr>
          <w:delText>//đưa dữ liệu vào edittext</w:delText>
        </w:r>
        <w:r w:rsidR="00850D05" w:rsidRPr="00020A75" w:rsidDel="00020A75">
          <w:rPr>
            <w:rFonts w:ascii="Consolas" w:eastAsia="Times New Roman" w:hAnsi="Consolas" w:cs="Courier New"/>
            <w:sz w:val="20"/>
            <w:szCs w:val="20"/>
            <w:lang w:eastAsia="en-US"/>
            <w:rPrChange w:id="1293"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294" w:author="Mai Văn Chánh" w:date="2021-03-30T22:46:00Z">
              <w:rPr>
                <w:rFonts w:ascii="Consolas" w:eastAsia="Times New Roman" w:hAnsi="Consolas" w:cs="Courier New"/>
                <w:color w:val="CC7832"/>
                <w:sz w:val="20"/>
                <w:szCs w:val="20"/>
                <w:lang w:eastAsia="en-US"/>
              </w:rPr>
            </w:rPrChange>
          </w:rPr>
          <w:delText>if</w:delText>
        </w:r>
        <w:r w:rsidR="00850D05" w:rsidRPr="00020A75" w:rsidDel="00020A75">
          <w:rPr>
            <w:rFonts w:ascii="Consolas" w:eastAsia="Times New Roman" w:hAnsi="Consolas" w:cs="Courier New"/>
            <w:sz w:val="20"/>
            <w:szCs w:val="20"/>
            <w:lang w:eastAsia="en-US"/>
            <w:rPrChange w:id="1295"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96" w:author="Mai Văn Chánh" w:date="2021-03-30T22:46:00Z">
              <w:rPr>
                <w:rFonts w:ascii="Consolas" w:eastAsia="Times New Roman" w:hAnsi="Consolas" w:cs="Courier New"/>
                <w:color w:val="B389C5"/>
                <w:sz w:val="20"/>
                <w:szCs w:val="20"/>
                <w:lang w:eastAsia="en-US"/>
              </w:rPr>
            </w:rPrChange>
          </w:rPr>
          <w:delText>loai</w:delText>
        </w:r>
        <w:r w:rsidR="00850D05" w:rsidRPr="00020A75" w:rsidDel="00020A75">
          <w:rPr>
            <w:rFonts w:ascii="Consolas" w:eastAsia="Times New Roman" w:hAnsi="Consolas" w:cs="Courier New"/>
            <w:sz w:val="20"/>
            <w:szCs w:val="20"/>
            <w:lang w:eastAsia="en-US"/>
            <w:rPrChange w:id="1297"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298" w:author="Mai Văn Chánh" w:date="2021-03-30T22:46:00Z">
              <w:rPr>
                <w:rFonts w:ascii="Consolas" w:eastAsia="Times New Roman" w:hAnsi="Consolas" w:cs="Courier New"/>
                <w:color w:val="6897BB"/>
                <w:sz w:val="20"/>
                <w:szCs w:val="20"/>
                <w:lang w:eastAsia="en-US"/>
              </w:rPr>
            </w:rPrChange>
          </w:rPr>
          <w:delText>1</w:delText>
        </w:r>
        <w:r w:rsidR="00850D05" w:rsidRPr="00020A75" w:rsidDel="00020A75">
          <w:rPr>
            <w:rFonts w:ascii="Consolas" w:eastAsia="Times New Roman" w:hAnsi="Consolas" w:cs="Courier New"/>
            <w:sz w:val="20"/>
            <w:szCs w:val="20"/>
            <w:lang w:eastAsia="en-US"/>
            <w:rPrChange w:id="1299"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00"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01"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02" w:author="Mai Văn Chánh" w:date="2021-03-30T22:46:00Z">
              <w:rPr>
                <w:rFonts w:ascii="Consolas" w:eastAsia="Times New Roman" w:hAnsi="Consolas" w:cs="Courier New"/>
                <w:color w:val="9876AA"/>
                <w:sz w:val="20"/>
                <w:szCs w:val="20"/>
                <w:lang w:eastAsia="en-US"/>
              </w:rPr>
            </w:rPrChange>
          </w:rPr>
          <w:delText>txtNgayBD</w:delText>
        </w:r>
        <w:r w:rsidR="00850D05" w:rsidRPr="00020A75" w:rsidDel="00020A75">
          <w:rPr>
            <w:rFonts w:ascii="Consolas" w:eastAsia="Times New Roman" w:hAnsi="Consolas" w:cs="Courier New"/>
            <w:sz w:val="20"/>
            <w:szCs w:val="20"/>
            <w:lang w:eastAsia="en-US"/>
            <w:rPrChange w:id="1303" w:author="Mai Văn Chánh" w:date="2021-03-30T22:46:00Z">
              <w:rPr>
                <w:rFonts w:ascii="Consolas" w:eastAsia="Times New Roman" w:hAnsi="Consolas" w:cs="Courier New"/>
                <w:color w:val="A9B7C6"/>
                <w:sz w:val="20"/>
                <w:szCs w:val="20"/>
                <w:lang w:eastAsia="en-US"/>
              </w:rPr>
            </w:rPrChange>
          </w:rPr>
          <w:delText>.setText(simpleDateFormat.format(</w:delText>
        </w:r>
        <w:r w:rsidR="00850D05" w:rsidRPr="00020A75" w:rsidDel="00020A75">
          <w:rPr>
            <w:rFonts w:ascii="Consolas" w:eastAsia="Times New Roman" w:hAnsi="Consolas" w:cs="Courier New"/>
            <w:sz w:val="20"/>
            <w:szCs w:val="20"/>
            <w:lang w:eastAsia="en-US"/>
            <w:rPrChange w:id="1304" w:author="Mai Văn Chánh" w:date="2021-03-30T22:46:00Z">
              <w:rPr>
                <w:rFonts w:ascii="Consolas" w:eastAsia="Times New Roman" w:hAnsi="Consolas" w:cs="Courier New"/>
                <w:color w:val="B389C5"/>
                <w:sz w:val="20"/>
                <w:szCs w:val="20"/>
                <w:lang w:eastAsia="en-US"/>
              </w:rPr>
            </w:rPrChange>
          </w:rPr>
          <w:delText>calendar</w:delText>
        </w:r>
        <w:r w:rsidR="00850D05" w:rsidRPr="00020A75" w:rsidDel="00020A75">
          <w:rPr>
            <w:rFonts w:ascii="Consolas" w:eastAsia="Times New Roman" w:hAnsi="Consolas" w:cs="Courier New"/>
            <w:sz w:val="20"/>
            <w:szCs w:val="20"/>
            <w:lang w:eastAsia="en-US"/>
            <w:rPrChange w:id="1305" w:author="Mai Văn Chánh" w:date="2021-03-30T22:46:00Z">
              <w:rPr>
                <w:rFonts w:ascii="Consolas" w:eastAsia="Times New Roman" w:hAnsi="Consolas" w:cs="Courier New"/>
                <w:color w:val="A9B7C6"/>
                <w:sz w:val="20"/>
                <w:szCs w:val="20"/>
                <w:lang w:eastAsia="en-US"/>
              </w:rPr>
            </w:rPrChange>
          </w:rPr>
          <w:delText>.getTime()))</w:delText>
        </w:r>
        <w:r w:rsidR="00850D05" w:rsidRPr="00020A75" w:rsidDel="00020A75">
          <w:rPr>
            <w:rFonts w:ascii="Consolas" w:eastAsia="Times New Roman" w:hAnsi="Consolas" w:cs="Courier New"/>
            <w:sz w:val="20"/>
            <w:szCs w:val="20"/>
            <w:lang w:eastAsia="en-US"/>
            <w:rPrChange w:id="1306"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07"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08"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09"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10" w:author="Mai Văn Chánh" w:date="2021-03-30T22:46:00Z">
              <w:rPr>
                <w:rFonts w:ascii="Consolas" w:eastAsia="Times New Roman" w:hAnsi="Consolas" w:cs="Courier New"/>
                <w:color w:val="CC7832"/>
                <w:sz w:val="20"/>
                <w:szCs w:val="20"/>
                <w:lang w:eastAsia="en-US"/>
              </w:rPr>
            </w:rPrChange>
          </w:rPr>
          <w:delText>else</w:delText>
        </w:r>
        <w:r w:rsidR="00850D05" w:rsidRPr="00020A75" w:rsidDel="00020A75">
          <w:rPr>
            <w:rFonts w:ascii="Consolas" w:eastAsia="Times New Roman" w:hAnsi="Consolas" w:cs="Courier New"/>
            <w:sz w:val="20"/>
            <w:szCs w:val="20"/>
            <w:lang w:eastAsia="en-US"/>
            <w:rPrChange w:id="1311"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12"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13"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14" w:author="Mai Văn Chánh" w:date="2021-03-30T22:46:00Z">
              <w:rPr>
                <w:rFonts w:ascii="Consolas" w:eastAsia="Times New Roman" w:hAnsi="Consolas" w:cs="Courier New"/>
                <w:color w:val="9876AA"/>
                <w:sz w:val="20"/>
                <w:szCs w:val="20"/>
                <w:lang w:eastAsia="en-US"/>
              </w:rPr>
            </w:rPrChange>
          </w:rPr>
          <w:delText>txtNgayKT</w:delText>
        </w:r>
        <w:r w:rsidR="00850D05" w:rsidRPr="00020A75" w:rsidDel="00020A75">
          <w:rPr>
            <w:rFonts w:ascii="Consolas" w:eastAsia="Times New Roman" w:hAnsi="Consolas" w:cs="Courier New"/>
            <w:sz w:val="20"/>
            <w:szCs w:val="20"/>
            <w:lang w:eastAsia="en-US"/>
            <w:rPrChange w:id="1315" w:author="Mai Văn Chánh" w:date="2021-03-30T22:46:00Z">
              <w:rPr>
                <w:rFonts w:ascii="Consolas" w:eastAsia="Times New Roman" w:hAnsi="Consolas" w:cs="Courier New"/>
                <w:color w:val="A9B7C6"/>
                <w:sz w:val="20"/>
                <w:szCs w:val="20"/>
                <w:lang w:eastAsia="en-US"/>
              </w:rPr>
            </w:rPrChange>
          </w:rPr>
          <w:delText>.setText(simpleDateFormat.format(</w:delText>
        </w:r>
        <w:r w:rsidR="00850D05" w:rsidRPr="00020A75" w:rsidDel="00020A75">
          <w:rPr>
            <w:rFonts w:ascii="Consolas" w:eastAsia="Times New Roman" w:hAnsi="Consolas" w:cs="Courier New"/>
            <w:sz w:val="20"/>
            <w:szCs w:val="20"/>
            <w:lang w:eastAsia="en-US"/>
            <w:rPrChange w:id="1316" w:author="Mai Văn Chánh" w:date="2021-03-30T22:46:00Z">
              <w:rPr>
                <w:rFonts w:ascii="Consolas" w:eastAsia="Times New Roman" w:hAnsi="Consolas" w:cs="Courier New"/>
                <w:color w:val="B389C5"/>
                <w:sz w:val="20"/>
                <w:szCs w:val="20"/>
                <w:lang w:eastAsia="en-US"/>
              </w:rPr>
            </w:rPrChange>
          </w:rPr>
          <w:delText>calendar</w:delText>
        </w:r>
        <w:r w:rsidR="00850D05" w:rsidRPr="00020A75" w:rsidDel="00020A75">
          <w:rPr>
            <w:rFonts w:ascii="Consolas" w:eastAsia="Times New Roman" w:hAnsi="Consolas" w:cs="Courier New"/>
            <w:sz w:val="20"/>
            <w:szCs w:val="20"/>
            <w:lang w:eastAsia="en-US"/>
            <w:rPrChange w:id="1317" w:author="Mai Văn Chánh" w:date="2021-03-30T22:46:00Z">
              <w:rPr>
                <w:rFonts w:ascii="Consolas" w:eastAsia="Times New Roman" w:hAnsi="Consolas" w:cs="Courier New"/>
                <w:color w:val="A9B7C6"/>
                <w:sz w:val="20"/>
                <w:szCs w:val="20"/>
                <w:lang w:eastAsia="en-US"/>
              </w:rPr>
            </w:rPrChange>
          </w:rPr>
          <w:delText>.getTime()))</w:delText>
        </w:r>
        <w:r w:rsidR="00850D05" w:rsidRPr="00020A75" w:rsidDel="00020A75">
          <w:rPr>
            <w:rFonts w:ascii="Consolas" w:eastAsia="Times New Roman" w:hAnsi="Consolas" w:cs="Courier New"/>
            <w:sz w:val="20"/>
            <w:szCs w:val="20"/>
            <w:lang w:eastAsia="en-US"/>
            <w:rPrChange w:id="1318"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19"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20" w:author="Mai Văn Chánh" w:date="2021-03-30T22:46:00Z">
              <w:rPr>
                <w:rFonts w:ascii="Consolas" w:eastAsia="Times New Roman" w:hAnsi="Consolas" w:cs="Courier New"/>
                <w:color w:val="A9B7C6"/>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21"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22" w:author="Mai Văn Chánh" w:date="2021-03-30T22:46:00Z">
              <w:rPr>
                <w:rFonts w:ascii="Consolas" w:eastAsia="Times New Roman" w:hAnsi="Consolas" w:cs="Courier New"/>
                <w:color w:val="A9B7C6"/>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23"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24" w:author="Mai Văn Chánh" w:date="2021-03-30T22:46:00Z">
              <w:rPr>
                <w:rFonts w:ascii="Consolas" w:eastAsia="Times New Roman" w:hAnsi="Consolas" w:cs="Courier New"/>
                <w:color w:val="A9B7C6"/>
                <w:sz w:val="20"/>
                <w:szCs w:val="20"/>
                <w:lang w:eastAsia="en-US"/>
              </w:rPr>
            </w:rPrChange>
          </w:rPr>
          <w:delText>nam</w:delText>
        </w:r>
        <w:r w:rsidR="00850D05" w:rsidRPr="00020A75" w:rsidDel="00020A75">
          <w:rPr>
            <w:rFonts w:ascii="Consolas" w:eastAsia="Times New Roman" w:hAnsi="Consolas" w:cs="Courier New"/>
            <w:sz w:val="20"/>
            <w:szCs w:val="20"/>
            <w:lang w:eastAsia="en-US"/>
            <w:rPrChange w:id="1325"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26" w:author="Mai Văn Chánh" w:date="2021-03-30T22:46:00Z">
              <w:rPr>
                <w:rFonts w:ascii="Consolas" w:eastAsia="Times New Roman" w:hAnsi="Consolas" w:cs="Courier New"/>
                <w:color w:val="A9B7C6"/>
                <w:sz w:val="20"/>
                <w:szCs w:val="20"/>
                <w:lang w:eastAsia="en-US"/>
              </w:rPr>
            </w:rPrChange>
          </w:rPr>
          <w:delText>thang</w:delText>
        </w:r>
        <w:r w:rsidR="00850D05" w:rsidRPr="00020A75" w:rsidDel="00020A75">
          <w:rPr>
            <w:rFonts w:ascii="Consolas" w:eastAsia="Times New Roman" w:hAnsi="Consolas" w:cs="Courier New"/>
            <w:sz w:val="20"/>
            <w:szCs w:val="20"/>
            <w:lang w:eastAsia="en-US"/>
            <w:rPrChange w:id="1327"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28" w:author="Mai Văn Chánh" w:date="2021-03-30T22:46:00Z">
              <w:rPr>
                <w:rFonts w:ascii="Consolas" w:eastAsia="Times New Roman" w:hAnsi="Consolas" w:cs="Courier New"/>
                <w:color w:val="A9B7C6"/>
                <w:sz w:val="20"/>
                <w:szCs w:val="20"/>
                <w:lang w:eastAsia="en-US"/>
              </w:rPr>
            </w:rPrChange>
          </w:rPr>
          <w:delText>ngay)</w:delText>
        </w:r>
        <w:r w:rsidR="00850D05" w:rsidRPr="00020A75" w:rsidDel="00020A75">
          <w:rPr>
            <w:rFonts w:ascii="Consolas" w:eastAsia="Times New Roman" w:hAnsi="Consolas" w:cs="Courier New"/>
            <w:sz w:val="20"/>
            <w:szCs w:val="20"/>
            <w:lang w:eastAsia="en-US"/>
            <w:rPrChange w:id="1329"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30" w:author="Mai Văn Chánh" w:date="2021-03-30T22:46:00Z">
              <w:rPr>
                <w:rFonts w:ascii="Consolas" w:eastAsia="Times New Roman" w:hAnsi="Consolas" w:cs="Courier New"/>
                <w:color w:val="CC7832"/>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31" w:author="Mai Văn Chánh" w:date="2021-03-30T22:46:00Z">
              <w:rPr>
                <w:rFonts w:ascii="Consolas" w:eastAsia="Times New Roman" w:hAnsi="Consolas" w:cs="Courier New"/>
                <w:color w:val="808080"/>
                <w:sz w:val="20"/>
                <w:szCs w:val="20"/>
                <w:lang w:eastAsia="en-US"/>
              </w:rPr>
            </w:rPrChange>
          </w:rPr>
          <w:delText>//hiển thị DatePicker</w:delText>
        </w:r>
        <w:r w:rsidR="00850D05" w:rsidRPr="00020A75" w:rsidDel="00020A75">
          <w:rPr>
            <w:rFonts w:ascii="Consolas" w:eastAsia="Times New Roman" w:hAnsi="Consolas" w:cs="Courier New"/>
            <w:sz w:val="20"/>
            <w:szCs w:val="20"/>
            <w:lang w:eastAsia="en-US"/>
            <w:rPrChange w:id="1332" w:author="Mai Văn Chánh" w:date="2021-03-30T22:46:00Z">
              <w:rPr>
                <w:rFonts w:ascii="Consolas" w:eastAsia="Times New Roman" w:hAnsi="Consolas" w:cs="Courier New"/>
                <w:color w:val="808080"/>
                <w:sz w:val="20"/>
                <w:szCs w:val="20"/>
                <w:lang w:eastAsia="en-US"/>
              </w:rPr>
            </w:rPrChange>
          </w:rPr>
          <w:br/>
          <w:delText xml:space="preserve">    </w:delText>
        </w:r>
        <w:r w:rsidR="00850D05" w:rsidRPr="00020A75" w:rsidDel="00020A75">
          <w:rPr>
            <w:rFonts w:ascii="Consolas" w:eastAsia="Times New Roman" w:hAnsi="Consolas" w:cs="Courier New"/>
            <w:sz w:val="20"/>
            <w:szCs w:val="20"/>
            <w:lang w:eastAsia="en-US"/>
            <w:rPrChange w:id="1333" w:author="Mai Văn Chánh" w:date="2021-03-30T22:46:00Z">
              <w:rPr>
                <w:rFonts w:ascii="Consolas" w:eastAsia="Times New Roman" w:hAnsi="Consolas" w:cs="Courier New"/>
                <w:color w:val="A9B7C6"/>
                <w:sz w:val="20"/>
                <w:szCs w:val="20"/>
                <w:lang w:eastAsia="en-US"/>
              </w:rPr>
            </w:rPrChange>
          </w:rPr>
          <w:delText>datePickerDialog.show()</w:delText>
        </w:r>
        <w:r w:rsidR="00850D05" w:rsidRPr="00020A75" w:rsidDel="00020A75">
          <w:rPr>
            <w:rFonts w:ascii="Consolas" w:eastAsia="Times New Roman" w:hAnsi="Consolas" w:cs="Courier New"/>
            <w:sz w:val="20"/>
            <w:szCs w:val="20"/>
            <w:lang w:eastAsia="en-US"/>
            <w:rPrChange w:id="1334" w:author="Mai Văn Chánh" w:date="2021-03-30T22:46:00Z">
              <w:rPr>
                <w:rFonts w:ascii="Consolas" w:eastAsia="Times New Roman" w:hAnsi="Consolas" w:cs="Courier New"/>
                <w:color w:val="CC7832"/>
                <w:sz w:val="20"/>
                <w:szCs w:val="20"/>
                <w:lang w:eastAsia="en-US"/>
              </w:rPr>
            </w:rPrChange>
          </w:rPr>
          <w:delText>;</w:delText>
        </w:r>
        <w:r w:rsidR="00850D05" w:rsidRPr="00020A75" w:rsidDel="00020A75">
          <w:rPr>
            <w:rFonts w:ascii="Consolas" w:eastAsia="Times New Roman" w:hAnsi="Consolas" w:cs="Courier New"/>
            <w:sz w:val="20"/>
            <w:szCs w:val="20"/>
            <w:lang w:eastAsia="en-US"/>
            <w:rPrChange w:id="1335" w:author="Mai Văn Chánh" w:date="2021-03-30T22:46:00Z">
              <w:rPr>
                <w:rFonts w:ascii="Consolas" w:eastAsia="Times New Roman" w:hAnsi="Consolas" w:cs="Courier New"/>
                <w:color w:val="CC7832"/>
                <w:sz w:val="20"/>
                <w:szCs w:val="20"/>
                <w:lang w:eastAsia="en-US"/>
              </w:rPr>
            </w:rPrChange>
          </w:rPr>
          <w:br/>
        </w:r>
        <w:r w:rsidR="00850D05" w:rsidRPr="00020A75" w:rsidDel="00020A75">
          <w:rPr>
            <w:rFonts w:ascii="Consolas" w:eastAsia="Times New Roman" w:hAnsi="Consolas" w:cs="Courier New"/>
            <w:sz w:val="20"/>
            <w:szCs w:val="20"/>
            <w:lang w:eastAsia="en-US"/>
            <w:rPrChange w:id="1336" w:author="Mai Văn Chánh" w:date="2021-03-30T22:46:00Z">
              <w:rPr>
                <w:rFonts w:ascii="Consolas" w:eastAsia="Times New Roman" w:hAnsi="Consolas" w:cs="Courier New"/>
                <w:color w:val="A9B7C6"/>
                <w:sz w:val="20"/>
                <w:szCs w:val="20"/>
                <w:lang w:eastAsia="en-US"/>
              </w:rPr>
            </w:rPrChange>
          </w:rPr>
          <w:delText>}</w:delText>
        </w:r>
      </w:del>
    </w:p>
    <w:p w14:paraId="7319B50B" w14:textId="77777777" w:rsidR="00C73FCE" w:rsidRPr="00020A75" w:rsidRDefault="00C73FCE" w:rsidP="00650CA2">
      <w:pPr>
        <w:spacing w:line="276" w:lineRule="auto"/>
        <w:rPr>
          <w:rFonts w:ascii="Times New Roman" w:eastAsia="Times New Roman" w:hAnsi="Times New Roman" w:cs="Times New Roman"/>
          <w:sz w:val="26"/>
          <w:szCs w:val="26"/>
          <w:shd w:val="clear" w:color="auto" w:fill="FFFFFF"/>
          <w:rPrChange w:id="1337" w:author="Mai Văn Chánh" w:date="2021-03-30T22:46:00Z">
            <w:rPr>
              <w:rFonts w:ascii="Times New Roman" w:eastAsia="Times New Roman" w:hAnsi="Times New Roman" w:cs="Times New Roman"/>
              <w:sz w:val="26"/>
              <w:szCs w:val="26"/>
              <w:shd w:val="clear" w:color="auto" w:fill="FFFFFF"/>
            </w:rPr>
          </w:rPrChange>
        </w:rPr>
      </w:pPr>
    </w:p>
    <w:p w14:paraId="3C434E06" w14:textId="77777777" w:rsidR="00C73FCE" w:rsidRPr="00A622DF" w:rsidDel="00485B6B" w:rsidRDefault="00C73FCE" w:rsidP="00650CA2">
      <w:pPr>
        <w:spacing w:line="276" w:lineRule="auto"/>
        <w:rPr>
          <w:del w:id="1338" w:author="Mai Văn Chánh" w:date="2021-03-30T22:46:00Z"/>
          <w:rFonts w:ascii="Times New Roman" w:eastAsia="Times New Roman" w:hAnsi="Times New Roman" w:cs="Times New Roman"/>
          <w:sz w:val="26"/>
          <w:szCs w:val="26"/>
          <w:shd w:val="clear" w:color="auto" w:fill="FFFFFF"/>
        </w:rPr>
      </w:pPr>
    </w:p>
    <w:p w14:paraId="7D150CB9" w14:textId="77777777" w:rsidR="00BB022A" w:rsidRPr="00A622DF" w:rsidRDefault="00BB022A" w:rsidP="00650CA2">
      <w:pPr>
        <w:spacing w:line="276" w:lineRule="auto"/>
        <w:rPr>
          <w:rFonts w:ascii="Times New Roman" w:eastAsia="Times New Roman" w:hAnsi="Times New Roman" w:cs="Times New Roman"/>
          <w:sz w:val="26"/>
          <w:szCs w:val="26"/>
          <w:shd w:val="clear" w:color="auto" w:fill="FFFFFF"/>
          <w:lang w:val="vi-VN"/>
        </w:rPr>
      </w:pPr>
      <w:del w:id="1339" w:author="Mai Văn Chánh" w:date="2021-03-30T22:46:00Z">
        <w:r w:rsidRPr="00A622DF" w:rsidDel="00485B6B">
          <w:rPr>
            <w:rFonts w:ascii="Times New Roman" w:eastAsia="Times New Roman" w:hAnsi="Times New Roman" w:cs="Times New Roman"/>
            <w:sz w:val="26"/>
            <w:szCs w:val="26"/>
            <w:shd w:val="clear" w:color="auto" w:fill="FFFFFF"/>
            <w:lang w:val="vi-VN"/>
          </w:rPr>
          <w:br w:type="page"/>
        </w:r>
      </w:del>
    </w:p>
    <w:p w14:paraId="2B961F87" w14:textId="7E913BBE" w:rsidR="00BB022A" w:rsidRPr="00A622DF" w:rsidRDefault="00D114A2" w:rsidP="00650CA2">
      <w:pPr>
        <w:pStyle w:val="Heading1"/>
        <w:spacing w:line="276" w:lineRule="auto"/>
        <w:jc w:val="center"/>
        <w:rPr>
          <w:rFonts w:ascii="Times New Roman" w:hAnsi="Times New Roman" w:cs="Times New Roman"/>
          <w:b/>
          <w:color w:val="auto"/>
          <w:sz w:val="26"/>
          <w:szCs w:val="26"/>
          <w:lang w:val="vi-VN"/>
        </w:rPr>
      </w:pPr>
      <w:bookmarkStart w:id="1340" w:name="_Toc68038651"/>
      <w:r w:rsidRPr="00A622DF">
        <w:rPr>
          <w:rFonts w:ascii="Times New Roman" w:hAnsi="Times New Roman" w:cs="Times New Roman"/>
          <w:b/>
          <w:color w:val="auto"/>
          <w:sz w:val="26"/>
          <w:szCs w:val="26"/>
          <w:lang w:val="vi-VN"/>
        </w:rPr>
        <w:lastRenderedPageBreak/>
        <w:t>CHƯƠNG 3</w:t>
      </w:r>
      <w:r w:rsidR="00BB022A" w:rsidRPr="00A622DF">
        <w:rPr>
          <w:rFonts w:ascii="Times New Roman" w:hAnsi="Times New Roman" w:cs="Times New Roman"/>
          <w:b/>
          <w:color w:val="auto"/>
          <w:sz w:val="26"/>
          <w:szCs w:val="26"/>
          <w:lang w:val="vi-VN"/>
        </w:rPr>
        <w:t xml:space="preserve">: </w:t>
      </w:r>
      <w:r w:rsidRPr="00A622DF">
        <w:rPr>
          <w:rFonts w:ascii="Times New Roman" w:hAnsi="Times New Roman" w:cs="Times New Roman"/>
          <w:b/>
          <w:color w:val="auto"/>
          <w:sz w:val="26"/>
          <w:szCs w:val="26"/>
          <w:lang w:val="vi-VN"/>
        </w:rPr>
        <w:t>HIỆN THỰC CHỨC NĂNG CÁC MÀN HÌNH</w:t>
      </w:r>
      <w:r w:rsidRPr="00A622DF">
        <w:rPr>
          <w:rFonts w:ascii="Times New Roman" w:hAnsi="Times New Roman" w:cs="Times New Roman"/>
          <w:b/>
          <w:color w:val="auto"/>
          <w:sz w:val="26"/>
          <w:szCs w:val="26"/>
          <w:lang w:val="vi-VN"/>
        </w:rPr>
        <w:br/>
        <w:t>VÀ DEMO ỨNG DỤNG</w:t>
      </w:r>
      <w:bookmarkEnd w:id="1340"/>
    </w:p>
    <w:p w14:paraId="39443D82" w14:textId="4B7D16D6" w:rsidR="00BB022A" w:rsidRPr="00A622DF" w:rsidRDefault="00D114A2" w:rsidP="00650CA2">
      <w:pPr>
        <w:pStyle w:val="Heading2"/>
        <w:spacing w:line="276" w:lineRule="auto"/>
        <w:rPr>
          <w:rFonts w:ascii="Times New Roman" w:hAnsi="Times New Roman" w:cs="Times New Roman"/>
          <w:b/>
          <w:color w:val="auto"/>
          <w:lang w:val="vi-VN"/>
        </w:rPr>
      </w:pPr>
      <w:bookmarkStart w:id="1341" w:name="_Toc68038652"/>
      <w:r w:rsidRPr="00A622DF">
        <w:rPr>
          <w:rFonts w:ascii="Times New Roman" w:hAnsi="Times New Roman" w:cs="Times New Roman"/>
          <w:b/>
          <w:color w:val="auto"/>
          <w:lang w:val="vi-VN"/>
        </w:rPr>
        <w:t>3</w:t>
      </w:r>
      <w:r w:rsidR="00BB022A" w:rsidRPr="00A622DF">
        <w:rPr>
          <w:rFonts w:ascii="Times New Roman" w:hAnsi="Times New Roman" w:cs="Times New Roman"/>
          <w:b/>
          <w:color w:val="auto"/>
          <w:lang w:val="vi-VN"/>
        </w:rPr>
        <w:t xml:space="preserve">.1. </w:t>
      </w:r>
      <w:r w:rsidRPr="00A622DF">
        <w:rPr>
          <w:rFonts w:ascii="Times New Roman" w:hAnsi="Times New Roman" w:cs="Times New Roman"/>
          <w:b/>
          <w:color w:val="auto"/>
          <w:lang w:val="vi-VN"/>
        </w:rPr>
        <w:t>Hiện thực chức năng các màn hình</w:t>
      </w:r>
      <w:bookmarkEnd w:id="1341"/>
    </w:p>
    <w:p w14:paraId="09F8784D" w14:textId="07E9AB93" w:rsidR="009A1B6A" w:rsidRPr="00A622DF" w:rsidRDefault="00D114A2" w:rsidP="00650CA2">
      <w:pPr>
        <w:pStyle w:val="Heading3"/>
        <w:spacing w:line="276" w:lineRule="auto"/>
        <w:rPr>
          <w:rFonts w:ascii="Times New Roman" w:hAnsi="Times New Roman" w:cs="Times New Roman"/>
          <w:b/>
          <w:color w:val="auto"/>
          <w:sz w:val="26"/>
          <w:szCs w:val="26"/>
          <w:lang w:val="vi-VN"/>
        </w:rPr>
      </w:pPr>
      <w:bookmarkStart w:id="1342" w:name="_Toc68038653"/>
      <w:r w:rsidRPr="00A622DF">
        <w:rPr>
          <w:rFonts w:ascii="Times New Roman" w:hAnsi="Times New Roman" w:cs="Times New Roman"/>
          <w:b/>
          <w:color w:val="auto"/>
          <w:sz w:val="26"/>
          <w:szCs w:val="26"/>
          <w:lang w:val="vi-VN"/>
        </w:rPr>
        <w:t>3</w:t>
      </w:r>
      <w:r w:rsidR="00BB022A" w:rsidRPr="00A622DF">
        <w:rPr>
          <w:rFonts w:ascii="Times New Roman" w:hAnsi="Times New Roman" w:cs="Times New Roman"/>
          <w:b/>
          <w:color w:val="auto"/>
          <w:sz w:val="26"/>
          <w:szCs w:val="26"/>
          <w:lang w:val="vi-VN"/>
        </w:rPr>
        <w:t xml:space="preserve">.1.1. </w:t>
      </w:r>
      <w:r w:rsidRPr="00A622DF">
        <w:rPr>
          <w:rFonts w:ascii="Times New Roman" w:hAnsi="Times New Roman" w:cs="Times New Roman"/>
          <w:b/>
          <w:color w:val="auto"/>
          <w:sz w:val="26"/>
          <w:szCs w:val="26"/>
          <w:lang w:val="vi-VN"/>
        </w:rPr>
        <w:t>Màn hình Đăng nhập</w:t>
      </w:r>
      <w:bookmarkEnd w:id="1342"/>
    </w:p>
    <w:p w14:paraId="1C2BCDCF" w14:textId="6E37C9BA" w:rsidR="00BB022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Mô tả màn hình:</w:t>
      </w:r>
    </w:p>
    <w:p w14:paraId="57833BA4" w14:textId="4E783817" w:rsidR="009A1B6A" w:rsidRPr="00A622DF" w:rsidRDefault="00DF0104"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Các chức năng của màn hình:</w:t>
      </w:r>
    </w:p>
    <w:p w14:paraId="6093DA51" w14:textId="39632ED5" w:rsidR="00D3126F" w:rsidRPr="00A622DF" w:rsidRDefault="00445096"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Chức năng Đăng nhập: Chức năng giúp người dùng đăng nhập vào hệ thống.</w:t>
      </w:r>
    </w:p>
    <w:p w14:paraId="0BF8E42B" w14:textId="77777777" w:rsidR="00485B6B" w:rsidRDefault="008D33F7" w:rsidP="00485B6B">
      <w:pPr>
        <w:keepNext/>
        <w:spacing w:line="276" w:lineRule="auto"/>
        <w:jc w:val="center"/>
        <w:rPr>
          <w:ins w:id="1343" w:author="Mai Văn Chánh" w:date="2021-03-30T22:47:00Z"/>
        </w:rPr>
        <w:pPrChange w:id="1344" w:author="Mai Văn Chánh" w:date="2021-03-30T22:47:00Z">
          <w:pPr>
            <w:spacing w:line="276" w:lineRule="auto"/>
            <w:jc w:val="center"/>
          </w:pPr>
        </w:pPrChange>
      </w:pPr>
      <w:r>
        <w:rPr>
          <w:rFonts w:ascii="Times New Roman" w:eastAsia="Times New Roman" w:hAnsi="Times New Roman" w:cs="Times New Roman"/>
          <w:noProof/>
          <w:sz w:val="26"/>
          <w:szCs w:val="26"/>
          <w:shd w:val="clear" w:color="auto" w:fill="FFFFFF"/>
          <w:lang w:val="vi-VN"/>
        </w:rPr>
        <w:drawing>
          <wp:inline distT="0" distB="0" distL="0" distR="0" wp14:anchorId="1F0716CC" wp14:editId="68FE3FCE">
            <wp:extent cx="2904490" cy="205308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2938765" cy="2077315"/>
                    </a:xfrm>
                    <a:prstGeom prst="rect">
                      <a:avLst/>
                    </a:prstGeom>
                  </pic:spPr>
                </pic:pic>
              </a:graphicData>
            </a:graphic>
          </wp:inline>
        </w:drawing>
      </w:r>
    </w:p>
    <w:p w14:paraId="232B4A2B" w14:textId="092FFB14" w:rsidR="00DF0104" w:rsidRPr="00485B6B" w:rsidRDefault="00485B6B" w:rsidP="00485B6B">
      <w:pPr>
        <w:pStyle w:val="Caption"/>
        <w:jc w:val="center"/>
        <w:rPr>
          <w:rFonts w:ascii="Times New Roman" w:eastAsia="Times New Roman" w:hAnsi="Times New Roman" w:cs="Times New Roman"/>
          <w:sz w:val="24"/>
          <w:szCs w:val="24"/>
          <w:shd w:val="clear" w:color="auto" w:fill="FFFFFF"/>
          <w:lang w:val="vi-VN"/>
          <w:rPrChange w:id="1345" w:author="Mai Văn Chánh" w:date="2021-03-30T22:47:00Z">
            <w:rPr>
              <w:rFonts w:ascii="Times New Roman" w:eastAsia="Times New Roman" w:hAnsi="Times New Roman" w:cs="Times New Roman"/>
              <w:sz w:val="26"/>
              <w:szCs w:val="26"/>
              <w:shd w:val="clear" w:color="auto" w:fill="FFFFFF"/>
              <w:lang w:val="vi-VN"/>
            </w:rPr>
          </w:rPrChange>
        </w:rPr>
        <w:pPrChange w:id="1346" w:author="Mai Văn Chánh" w:date="2021-03-30T22:47:00Z">
          <w:pPr>
            <w:spacing w:line="276" w:lineRule="auto"/>
            <w:jc w:val="center"/>
          </w:pPr>
        </w:pPrChange>
      </w:pPr>
      <w:bookmarkStart w:id="1347" w:name="_Toc68038137"/>
      <w:ins w:id="1348" w:author="Mai Văn Chánh" w:date="2021-03-30T22:47:00Z">
        <w:r w:rsidRPr="00485B6B">
          <w:rPr>
            <w:sz w:val="24"/>
            <w:szCs w:val="24"/>
            <w:rPrChange w:id="1349" w:author="Mai Văn Chánh" w:date="2021-03-30T22:47:00Z">
              <w:rPr/>
            </w:rPrChange>
          </w:rPr>
          <w:t xml:space="preserve">Hình  </w:t>
        </w:r>
        <w:r w:rsidRPr="00485B6B">
          <w:rPr>
            <w:sz w:val="24"/>
            <w:szCs w:val="24"/>
            <w:rPrChange w:id="1350" w:author="Mai Văn Chánh" w:date="2021-03-30T22:47:00Z">
              <w:rPr/>
            </w:rPrChange>
          </w:rPr>
          <w:fldChar w:fldCharType="begin"/>
        </w:r>
        <w:r w:rsidRPr="00485B6B">
          <w:rPr>
            <w:sz w:val="24"/>
            <w:szCs w:val="24"/>
            <w:rPrChange w:id="1351" w:author="Mai Văn Chánh" w:date="2021-03-30T22:47:00Z">
              <w:rPr/>
            </w:rPrChange>
          </w:rPr>
          <w:instrText xml:space="preserve"> SEQ Hình_ \* ARABIC </w:instrText>
        </w:r>
      </w:ins>
      <w:r w:rsidRPr="00485B6B">
        <w:rPr>
          <w:sz w:val="24"/>
          <w:szCs w:val="24"/>
          <w:rPrChange w:id="1352" w:author="Mai Văn Chánh" w:date="2021-03-30T22:47:00Z">
            <w:rPr/>
          </w:rPrChange>
        </w:rPr>
        <w:fldChar w:fldCharType="separate"/>
      </w:r>
      <w:ins w:id="1353" w:author="Mai Văn Chánh" w:date="2021-03-30T22:53:00Z">
        <w:r>
          <w:rPr>
            <w:noProof/>
            <w:sz w:val="24"/>
            <w:szCs w:val="24"/>
          </w:rPr>
          <w:t>21</w:t>
        </w:r>
      </w:ins>
      <w:ins w:id="1354" w:author="Mai Văn Chánh" w:date="2021-03-30T22:47:00Z">
        <w:r w:rsidRPr="00485B6B">
          <w:rPr>
            <w:sz w:val="24"/>
            <w:szCs w:val="24"/>
            <w:rPrChange w:id="1355" w:author="Mai Văn Chánh" w:date="2021-03-30T22:47:00Z">
              <w:rPr/>
            </w:rPrChange>
          </w:rPr>
          <w:fldChar w:fldCharType="end"/>
        </w:r>
        <w:r w:rsidRPr="00485B6B">
          <w:rPr>
            <w:sz w:val="24"/>
            <w:szCs w:val="24"/>
            <w:rPrChange w:id="1356" w:author="Mai Văn Chánh" w:date="2021-03-30T22:47:00Z">
              <w:rPr/>
            </w:rPrChange>
          </w:rPr>
          <w:t>:Chức năng đăng nhập</w:t>
        </w:r>
      </w:ins>
      <w:bookmarkEnd w:id="1347"/>
    </w:p>
    <w:p w14:paraId="4EC906F2" w14:textId="46105A21" w:rsidR="00DF0104" w:rsidRPr="00A622DF" w:rsidDel="00485B6B" w:rsidRDefault="00DF0104" w:rsidP="00650CA2">
      <w:pPr>
        <w:pStyle w:val="Hnhnh"/>
        <w:spacing w:line="276" w:lineRule="auto"/>
        <w:rPr>
          <w:del w:id="1357" w:author="Mai Văn Chánh" w:date="2021-03-30T22:47:00Z"/>
          <w:shd w:val="clear" w:color="auto" w:fill="FFFFFF"/>
        </w:rPr>
      </w:pPr>
      <w:bookmarkStart w:id="1358" w:name="_Toc55581467"/>
      <w:del w:id="1359" w:author="Mai Văn Chánh" w:date="2021-03-30T22:47:00Z">
        <w:r w:rsidRPr="00A622DF" w:rsidDel="00485B6B">
          <w:rPr>
            <w:shd w:val="clear" w:color="auto" w:fill="FFFFFF"/>
          </w:rPr>
          <w:delText>Hình 3.1.1. Chức năng đăng nhập</w:delText>
        </w:r>
        <w:bookmarkEnd w:id="1358"/>
      </w:del>
    </w:p>
    <w:p w14:paraId="111C5C04" w14:textId="54B2E453"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Các bước thực hiện:</w:t>
      </w:r>
    </w:p>
    <w:p w14:paraId="0802C0BA" w14:textId="69FE59E8" w:rsidR="00DF0104" w:rsidRDefault="00240424"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r>
      <w:r w:rsidR="004E6AEC">
        <w:rPr>
          <w:rFonts w:ascii="Times New Roman" w:eastAsia="Times New Roman" w:hAnsi="Times New Roman" w:cs="Times New Roman"/>
          <w:sz w:val="26"/>
          <w:szCs w:val="26"/>
          <w:shd w:val="clear" w:color="auto" w:fill="FFFFFF"/>
          <w:lang w:val="vi-VN"/>
        </w:rPr>
        <w:t>Bước 1: Xây dựng các Edittext và các Button cần thiết.</w:t>
      </w:r>
    </w:p>
    <w:p w14:paraId="6CA846AE" w14:textId="79D329FB" w:rsidR="004E6AEC" w:rsidRDefault="004E6AEC"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2: Xây dựng sự kiện Click cho Button Login.</w:t>
      </w:r>
    </w:p>
    <w:p w14:paraId="0EAC7A60" w14:textId="7CE2BEF6" w:rsidR="004E6AEC" w:rsidRDefault="004E6AEC"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3: Xây dựng hàm kiểm tra Username và Password.</w:t>
      </w:r>
    </w:p>
    <w:p w14:paraId="21C4F09C" w14:textId="1B4F5349"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4D3ADD5A" w14:textId="664AAA9F"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5980894D" w14:textId="33202C42"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744EBF48" w14:textId="0C0D2F29"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70D6F110" w14:textId="00EAE35C"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4E20ED4E" w14:textId="603C9B9B"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102A7F8C" w14:textId="496BE976"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4BE83845" w14:textId="26C39831"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38B26392" w14:textId="2EA2B4BA"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32FC117F" w14:textId="77777777"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43E745E7" w14:textId="66151090" w:rsidR="008D33F7" w:rsidRPr="008D33F7" w:rsidRDefault="008D33F7" w:rsidP="008D33F7">
      <w:pPr>
        <w:pStyle w:val="Heading3"/>
        <w:spacing w:line="276" w:lineRule="auto"/>
        <w:rPr>
          <w:rFonts w:ascii="Times New Roman" w:hAnsi="Times New Roman" w:cs="Times New Roman"/>
          <w:b/>
          <w:color w:val="auto"/>
          <w:sz w:val="26"/>
          <w:szCs w:val="26"/>
        </w:rPr>
      </w:pPr>
      <w:bookmarkStart w:id="1360" w:name="_Toc68038654"/>
      <w:r w:rsidRPr="00A622DF">
        <w:rPr>
          <w:rFonts w:ascii="Times New Roman" w:hAnsi="Times New Roman" w:cs="Times New Roman"/>
          <w:b/>
          <w:color w:val="auto"/>
          <w:sz w:val="26"/>
          <w:szCs w:val="26"/>
          <w:lang w:val="vi-VN"/>
        </w:rPr>
        <w:lastRenderedPageBreak/>
        <w:t>3.1.</w:t>
      </w:r>
      <w:r>
        <w:rPr>
          <w:rFonts w:ascii="Times New Roman" w:hAnsi="Times New Roman" w:cs="Times New Roman"/>
          <w:b/>
          <w:color w:val="auto"/>
          <w:sz w:val="26"/>
          <w:szCs w:val="26"/>
        </w:rPr>
        <w:t>2</w:t>
      </w:r>
      <w:r w:rsidRPr="00A622DF">
        <w:rPr>
          <w:rFonts w:ascii="Times New Roman" w:hAnsi="Times New Roman" w:cs="Times New Roman"/>
          <w:b/>
          <w:color w:val="auto"/>
          <w:sz w:val="26"/>
          <w:szCs w:val="26"/>
          <w:lang w:val="vi-VN"/>
        </w:rPr>
        <w:t xml:space="preserve">. Màn hình Đăng </w:t>
      </w:r>
      <w:r>
        <w:rPr>
          <w:rFonts w:ascii="Times New Roman" w:hAnsi="Times New Roman" w:cs="Times New Roman"/>
          <w:b/>
          <w:color w:val="auto"/>
          <w:sz w:val="26"/>
          <w:szCs w:val="26"/>
        </w:rPr>
        <w:t>Ký</w:t>
      </w:r>
      <w:bookmarkEnd w:id="1360"/>
    </w:p>
    <w:p w14:paraId="1A7194F9" w14:textId="56245658" w:rsidR="008D33F7" w:rsidRPr="00A622DF" w:rsidRDefault="008D33F7" w:rsidP="008D33F7">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Mô tả màn hình:</w:t>
      </w:r>
    </w:p>
    <w:p w14:paraId="126CD712" w14:textId="475A7665" w:rsidR="008D33F7" w:rsidRPr="00A622DF" w:rsidRDefault="008D33F7" w:rsidP="008D33F7">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Các chức năng của màn hình:</w:t>
      </w:r>
    </w:p>
    <w:p w14:paraId="7483935F" w14:textId="071760F7" w:rsidR="008D33F7" w:rsidRPr="00A622DF" w:rsidRDefault="00485B6B" w:rsidP="008D33F7">
      <w:pPr>
        <w:spacing w:line="276" w:lineRule="auto"/>
        <w:rPr>
          <w:rFonts w:ascii="Times New Roman" w:eastAsia="Times New Roman" w:hAnsi="Times New Roman" w:cs="Times New Roman"/>
          <w:sz w:val="26"/>
          <w:szCs w:val="26"/>
          <w:shd w:val="clear" w:color="auto" w:fill="FFFFFF"/>
          <w:lang w:val="vi-VN"/>
        </w:rPr>
      </w:pPr>
      <w:ins w:id="1361" w:author="Mai Văn Chánh" w:date="2021-03-30T22:47:00Z">
        <w:r>
          <w:rPr>
            <w:noProof/>
          </w:rPr>
          <mc:AlternateContent>
            <mc:Choice Requires="wps">
              <w:drawing>
                <wp:anchor distT="0" distB="0" distL="114300" distR="114300" simplePos="0" relativeHeight="251683840" behindDoc="0" locked="0" layoutInCell="1" allowOverlap="1" wp14:anchorId="26EF8586" wp14:editId="2C9E88E3">
                  <wp:simplePos x="0" y="0"/>
                  <wp:positionH relativeFrom="column">
                    <wp:posOffset>1170940</wp:posOffset>
                  </wp:positionH>
                  <wp:positionV relativeFrom="paragraph">
                    <wp:posOffset>4543425</wp:posOffset>
                  </wp:positionV>
                  <wp:extent cx="28467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50D6C3FC" w14:textId="2DB5874C" w:rsidR="009626DD" w:rsidRPr="00485B6B" w:rsidRDefault="009626DD" w:rsidP="00485B6B">
                              <w:pPr>
                                <w:pStyle w:val="Caption"/>
                                <w:rPr>
                                  <w:noProof/>
                                  <w:sz w:val="24"/>
                                  <w:szCs w:val="24"/>
                                  <w:rPrChange w:id="1362" w:author="Mai Văn Chánh" w:date="2021-03-30T22:47:00Z">
                                    <w:rPr>
                                      <w:noProof/>
                                    </w:rPr>
                                  </w:rPrChange>
                                </w:rPr>
                                <w:pPrChange w:id="1363" w:author="Mai Văn Chánh" w:date="2021-03-30T22:47:00Z">
                                  <w:pPr>
                                    <w:spacing w:line="276" w:lineRule="auto"/>
                                  </w:pPr>
                                </w:pPrChange>
                              </w:pPr>
                              <w:bookmarkStart w:id="1364" w:name="_Toc68038138"/>
                              <w:ins w:id="1365" w:author="Mai Văn Chánh" w:date="2021-03-30T22:47:00Z">
                                <w:r w:rsidRPr="00485B6B">
                                  <w:rPr>
                                    <w:sz w:val="24"/>
                                    <w:szCs w:val="24"/>
                                    <w:rPrChange w:id="1366" w:author="Mai Văn Chánh" w:date="2021-03-30T22:47:00Z">
                                      <w:rPr/>
                                    </w:rPrChange>
                                  </w:rPr>
                                  <w:t xml:space="preserve">Hình  </w:t>
                                </w:r>
                                <w:r w:rsidRPr="00485B6B">
                                  <w:rPr>
                                    <w:sz w:val="24"/>
                                    <w:szCs w:val="24"/>
                                    <w:rPrChange w:id="1367" w:author="Mai Văn Chánh" w:date="2021-03-30T22:47:00Z">
                                      <w:rPr/>
                                    </w:rPrChange>
                                  </w:rPr>
                                  <w:fldChar w:fldCharType="begin"/>
                                </w:r>
                                <w:r w:rsidRPr="00485B6B">
                                  <w:rPr>
                                    <w:sz w:val="24"/>
                                    <w:szCs w:val="24"/>
                                    <w:rPrChange w:id="1368" w:author="Mai Văn Chánh" w:date="2021-03-30T22:47:00Z">
                                      <w:rPr/>
                                    </w:rPrChange>
                                  </w:rPr>
                                  <w:instrText xml:space="preserve"> SEQ Hình_ \* ARABIC </w:instrText>
                                </w:r>
                              </w:ins>
                              <w:r w:rsidRPr="00485B6B">
                                <w:rPr>
                                  <w:sz w:val="24"/>
                                  <w:szCs w:val="24"/>
                                  <w:rPrChange w:id="1369" w:author="Mai Văn Chánh" w:date="2021-03-30T22:47:00Z">
                                    <w:rPr/>
                                  </w:rPrChange>
                                </w:rPr>
                                <w:fldChar w:fldCharType="separate"/>
                              </w:r>
                              <w:ins w:id="1370" w:author="Mai Văn Chánh" w:date="2021-03-30T22:53:00Z">
                                <w:r>
                                  <w:rPr>
                                    <w:noProof/>
                                    <w:sz w:val="24"/>
                                    <w:szCs w:val="24"/>
                                  </w:rPr>
                                  <w:t>22</w:t>
                                </w:r>
                              </w:ins>
                              <w:ins w:id="1371" w:author="Mai Văn Chánh" w:date="2021-03-30T22:47:00Z">
                                <w:r w:rsidRPr="00485B6B">
                                  <w:rPr>
                                    <w:sz w:val="24"/>
                                    <w:szCs w:val="24"/>
                                    <w:rPrChange w:id="1372" w:author="Mai Văn Chánh" w:date="2021-03-30T22:47:00Z">
                                      <w:rPr/>
                                    </w:rPrChange>
                                  </w:rPr>
                                  <w:fldChar w:fldCharType="end"/>
                                </w:r>
                                <w:r w:rsidRPr="00485B6B">
                                  <w:rPr>
                                    <w:sz w:val="24"/>
                                    <w:szCs w:val="24"/>
                                    <w:rPrChange w:id="1373" w:author="Mai Văn Chánh" w:date="2021-03-30T22:47:00Z">
                                      <w:rPr/>
                                    </w:rPrChange>
                                  </w:rPr>
                                  <w:t>:. Chức năng đăng ký</w:t>
                                </w:r>
                              </w:ins>
                              <w:bookmarkEnd w:id="1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8586" id="Text Box 1" o:spid="_x0000_s1031" type="#_x0000_t202" style="position:absolute;margin-left:92.2pt;margin-top:357.75pt;width:22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" stroked="f">
                  <v:textbox style="mso-fit-shape-to-text:t" inset="0,0,0,0">
                    <w:txbxContent>
                      <w:p w14:paraId="50D6C3FC" w14:textId="2DB5874C" w:rsidR="009626DD" w:rsidRPr="00485B6B" w:rsidRDefault="009626DD" w:rsidP="00485B6B">
                        <w:pPr>
                          <w:pStyle w:val="Caption"/>
                          <w:rPr>
                            <w:noProof/>
                            <w:sz w:val="24"/>
                            <w:szCs w:val="24"/>
                            <w:rPrChange w:id="1374" w:author="Mai Văn Chánh" w:date="2021-03-30T22:47:00Z">
                              <w:rPr>
                                <w:noProof/>
                              </w:rPr>
                            </w:rPrChange>
                          </w:rPr>
                          <w:pPrChange w:id="1375" w:author="Mai Văn Chánh" w:date="2021-03-30T22:47:00Z">
                            <w:pPr>
                              <w:spacing w:line="276" w:lineRule="auto"/>
                            </w:pPr>
                          </w:pPrChange>
                        </w:pPr>
                        <w:bookmarkStart w:id="1376" w:name="_Toc68038138"/>
                        <w:ins w:id="1377" w:author="Mai Văn Chánh" w:date="2021-03-30T22:47:00Z">
                          <w:r w:rsidRPr="00485B6B">
                            <w:rPr>
                              <w:sz w:val="24"/>
                              <w:szCs w:val="24"/>
                              <w:rPrChange w:id="1378" w:author="Mai Văn Chánh" w:date="2021-03-30T22:47:00Z">
                                <w:rPr/>
                              </w:rPrChange>
                            </w:rPr>
                            <w:t xml:space="preserve">Hình  </w:t>
                          </w:r>
                          <w:r w:rsidRPr="00485B6B">
                            <w:rPr>
                              <w:sz w:val="24"/>
                              <w:szCs w:val="24"/>
                              <w:rPrChange w:id="1379" w:author="Mai Văn Chánh" w:date="2021-03-30T22:47:00Z">
                                <w:rPr/>
                              </w:rPrChange>
                            </w:rPr>
                            <w:fldChar w:fldCharType="begin"/>
                          </w:r>
                          <w:r w:rsidRPr="00485B6B">
                            <w:rPr>
                              <w:sz w:val="24"/>
                              <w:szCs w:val="24"/>
                              <w:rPrChange w:id="1380" w:author="Mai Văn Chánh" w:date="2021-03-30T22:47:00Z">
                                <w:rPr/>
                              </w:rPrChange>
                            </w:rPr>
                            <w:instrText xml:space="preserve"> SEQ Hình_ \* ARABIC </w:instrText>
                          </w:r>
                        </w:ins>
                        <w:r w:rsidRPr="00485B6B">
                          <w:rPr>
                            <w:sz w:val="24"/>
                            <w:szCs w:val="24"/>
                            <w:rPrChange w:id="1381" w:author="Mai Văn Chánh" w:date="2021-03-30T22:47:00Z">
                              <w:rPr/>
                            </w:rPrChange>
                          </w:rPr>
                          <w:fldChar w:fldCharType="separate"/>
                        </w:r>
                        <w:ins w:id="1382" w:author="Mai Văn Chánh" w:date="2021-03-30T22:53:00Z">
                          <w:r>
                            <w:rPr>
                              <w:noProof/>
                              <w:sz w:val="24"/>
                              <w:szCs w:val="24"/>
                            </w:rPr>
                            <w:t>22</w:t>
                          </w:r>
                        </w:ins>
                        <w:ins w:id="1383" w:author="Mai Văn Chánh" w:date="2021-03-30T22:47:00Z">
                          <w:r w:rsidRPr="00485B6B">
                            <w:rPr>
                              <w:sz w:val="24"/>
                              <w:szCs w:val="24"/>
                              <w:rPrChange w:id="1384" w:author="Mai Văn Chánh" w:date="2021-03-30T22:47:00Z">
                                <w:rPr/>
                              </w:rPrChange>
                            </w:rPr>
                            <w:fldChar w:fldCharType="end"/>
                          </w:r>
                          <w:r w:rsidRPr="00485B6B">
                            <w:rPr>
                              <w:sz w:val="24"/>
                              <w:szCs w:val="24"/>
                              <w:rPrChange w:id="1385" w:author="Mai Văn Chánh" w:date="2021-03-30T22:47:00Z">
                                <w:rPr/>
                              </w:rPrChange>
                            </w:rPr>
                            <w:t>:. Chức năng đăng ký</w:t>
                          </w:r>
                        </w:ins>
                        <w:bookmarkEnd w:id="1376"/>
                      </w:p>
                    </w:txbxContent>
                  </v:textbox>
                  <w10:wrap type="topAndBottom"/>
                </v:shape>
              </w:pict>
            </mc:Fallback>
          </mc:AlternateContent>
        </w:r>
      </w:ins>
      <w:r w:rsidR="008D33F7">
        <w:rPr>
          <w:noProof/>
        </w:rPr>
        <w:drawing>
          <wp:anchor distT="0" distB="0" distL="114300" distR="114300" simplePos="0" relativeHeight="251675648" behindDoc="0" locked="0" layoutInCell="1" allowOverlap="1" wp14:anchorId="3BA72EBC" wp14:editId="496A2CA2">
            <wp:simplePos x="0" y="0"/>
            <wp:positionH relativeFrom="margin">
              <wp:posOffset>1170940</wp:posOffset>
            </wp:positionH>
            <wp:positionV relativeFrom="paragraph">
              <wp:posOffset>621665</wp:posOffset>
            </wp:positionV>
            <wp:extent cx="2846705" cy="3864610"/>
            <wp:effectExtent l="0" t="0" r="0" b="254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2846705" cy="3864610"/>
                    </a:xfrm>
                    <a:prstGeom prst="rect">
                      <a:avLst/>
                    </a:prstGeom>
                  </pic:spPr>
                </pic:pic>
              </a:graphicData>
            </a:graphic>
            <wp14:sizeRelH relativeFrom="margin">
              <wp14:pctWidth>0</wp14:pctWidth>
            </wp14:sizeRelH>
            <wp14:sizeRelV relativeFrom="margin">
              <wp14:pctHeight>0</wp14:pctHeight>
            </wp14:sizeRelV>
          </wp:anchor>
        </w:drawing>
      </w:r>
      <w:r w:rsidR="008D33F7" w:rsidRPr="00A622DF">
        <w:rPr>
          <w:rFonts w:ascii="Times New Roman" w:eastAsia="Times New Roman" w:hAnsi="Times New Roman" w:cs="Times New Roman"/>
          <w:sz w:val="26"/>
          <w:szCs w:val="26"/>
          <w:shd w:val="clear" w:color="auto" w:fill="FFFFFF"/>
          <w:lang w:val="vi-VN"/>
        </w:rPr>
        <w:t xml:space="preserve">- Chức năng Đăng </w:t>
      </w:r>
      <w:r w:rsidR="008D33F7">
        <w:rPr>
          <w:rFonts w:ascii="Times New Roman" w:eastAsia="Times New Roman" w:hAnsi="Times New Roman" w:cs="Times New Roman"/>
          <w:sz w:val="26"/>
          <w:szCs w:val="26"/>
          <w:shd w:val="clear" w:color="auto" w:fill="FFFFFF"/>
        </w:rPr>
        <w:t>ký</w:t>
      </w:r>
      <w:r w:rsidR="008D33F7" w:rsidRPr="00A622DF">
        <w:rPr>
          <w:rFonts w:ascii="Times New Roman" w:eastAsia="Times New Roman" w:hAnsi="Times New Roman" w:cs="Times New Roman"/>
          <w:sz w:val="26"/>
          <w:szCs w:val="26"/>
          <w:shd w:val="clear" w:color="auto" w:fill="FFFFFF"/>
          <w:lang w:val="vi-VN"/>
        </w:rPr>
        <w:t xml:space="preserve">: Chức năng giúp người dùng </w:t>
      </w:r>
      <w:r w:rsidR="008D33F7">
        <w:rPr>
          <w:rFonts w:ascii="Times New Roman" w:eastAsia="Times New Roman" w:hAnsi="Times New Roman" w:cs="Times New Roman"/>
          <w:sz w:val="26"/>
          <w:szCs w:val="26"/>
          <w:shd w:val="clear" w:color="auto" w:fill="FFFFFF"/>
        </w:rPr>
        <w:t>đăng ký tài khoản mới có tài khoản vào</w:t>
      </w:r>
      <w:r w:rsidR="008D33F7" w:rsidRPr="00A622DF">
        <w:rPr>
          <w:rFonts w:ascii="Times New Roman" w:eastAsia="Times New Roman" w:hAnsi="Times New Roman" w:cs="Times New Roman"/>
          <w:sz w:val="26"/>
          <w:szCs w:val="26"/>
          <w:shd w:val="clear" w:color="auto" w:fill="FFFFFF"/>
          <w:lang w:val="vi-VN"/>
        </w:rPr>
        <w:t xml:space="preserve"> hệ thống.</w:t>
      </w:r>
    </w:p>
    <w:p w14:paraId="76B98870" w14:textId="05FFE1EE" w:rsidR="008D33F7" w:rsidRPr="00A622DF" w:rsidRDefault="008D33F7" w:rsidP="008D33F7">
      <w:pPr>
        <w:spacing w:line="276" w:lineRule="auto"/>
        <w:jc w:val="center"/>
        <w:rPr>
          <w:rFonts w:ascii="Times New Roman" w:eastAsia="Times New Roman" w:hAnsi="Times New Roman" w:cs="Times New Roman"/>
          <w:sz w:val="26"/>
          <w:szCs w:val="26"/>
          <w:shd w:val="clear" w:color="auto" w:fill="FFFFFF"/>
          <w:lang w:val="vi-VN"/>
        </w:rPr>
      </w:pPr>
    </w:p>
    <w:p w14:paraId="46B4244D" w14:textId="2A05E2E1" w:rsidR="008D33F7" w:rsidRPr="008D33F7" w:rsidDel="00485B6B" w:rsidRDefault="008D33F7" w:rsidP="008D33F7">
      <w:pPr>
        <w:pStyle w:val="Hnhnh"/>
        <w:spacing w:line="276" w:lineRule="auto"/>
        <w:rPr>
          <w:del w:id="1386" w:author="Mai Văn Chánh" w:date="2021-03-30T22:47:00Z"/>
          <w:shd w:val="clear" w:color="auto" w:fill="FFFFFF"/>
          <w:lang w:val="en-US"/>
        </w:rPr>
      </w:pPr>
      <w:del w:id="1387" w:author="Mai Văn Chánh" w:date="2021-03-30T22:47:00Z">
        <w:r w:rsidRPr="00A622DF" w:rsidDel="00485B6B">
          <w:rPr>
            <w:shd w:val="clear" w:color="auto" w:fill="FFFFFF"/>
          </w:rPr>
          <w:delText xml:space="preserve">Hình 3.1.1. Chức năng đăng </w:delText>
        </w:r>
        <w:r w:rsidDel="00485B6B">
          <w:rPr>
            <w:shd w:val="clear" w:color="auto" w:fill="FFFFFF"/>
            <w:lang w:val="en-US"/>
          </w:rPr>
          <w:delText>ký</w:delText>
        </w:r>
      </w:del>
    </w:p>
    <w:p w14:paraId="21B3F028" w14:textId="2B751C87" w:rsidR="008D33F7" w:rsidRDefault="008D33F7" w:rsidP="008D33F7">
      <w:pPr>
        <w:pStyle w:val="Hnhnh"/>
        <w:spacing w:line="276" w:lineRule="auto"/>
        <w:rPr>
          <w:shd w:val="clear" w:color="auto" w:fill="FFFFFF"/>
        </w:rPr>
      </w:pPr>
    </w:p>
    <w:p w14:paraId="15EEF613" w14:textId="129EA96A" w:rsidR="008D33F7" w:rsidRPr="00A622DF" w:rsidRDefault="008D33F7" w:rsidP="008D33F7">
      <w:pPr>
        <w:pStyle w:val="Hnhnh"/>
        <w:spacing w:line="276" w:lineRule="auto"/>
        <w:rPr>
          <w:shd w:val="clear" w:color="auto" w:fill="FFFFFF"/>
        </w:rPr>
      </w:pPr>
    </w:p>
    <w:p w14:paraId="07E1824E" w14:textId="5EC9161F" w:rsidR="008D33F7" w:rsidRPr="00A622DF" w:rsidRDefault="008D33F7" w:rsidP="008D33F7">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Các bước thực hiện:</w:t>
      </w:r>
    </w:p>
    <w:p w14:paraId="7150A620" w14:textId="5CA92506" w:rsidR="008D33F7" w:rsidRDefault="008D33F7" w:rsidP="008D33F7">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Bước 1: Xây dựng các Edittext và các Button cần thiết.</w:t>
      </w:r>
    </w:p>
    <w:p w14:paraId="3E0217E1" w14:textId="3F8A0ED7" w:rsidR="008D33F7" w:rsidRPr="008D33F7" w:rsidRDefault="008D33F7" w:rsidP="008D33F7">
      <w:pPr>
        <w:spacing w:line="276" w:lineRule="auto"/>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lang w:val="vi-VN"/>
        </w:rPr>
        <w:tab/>
        <w:t xml:space="preserve">Bước 2: Xây dựng sự kiện Click cho Button </w:t>
      </w:r>
      <w:r>
        <w:rPr>
          <w:rFonts w:ascii="Times New Roman" w:eastAsia="Times New Roman" w:hAnsi="Times New Roman" w:cs="Times New Roman"/>
          <w:sz w:val="26"/>
          <w:szCs w:val="26"/>
          <w:shd w:val="clear" w:color="auto" w:fill="FFFFFF"/>
        </w:rPr>
        <w:t>đồng ý và Thoát</w:t>
      </w:r>
    </w:p>
    <w:p w14:paraId="715AEF1F" w14:textId="0F158465" w:rsidR="008D33F7" w:rsidRPr="008D33F7" w:rsidRDefault="008D33F7" w:rsidP="008D33F7">
      <w:pPr>
        <w:spacing w:line="276" w:lineRule="auto"/>
        <w:rPr>
          <w:rFonts w:ascii="Times New Roman" w:eastAsia="Times New Roman" w:hAnsi="Times New Roman" w:cs="Times New Roman"/>
          <w:sz w:val="26"/>
          <w:szCs w:val="26"/>
          <w:shd w:val="clear" w:color="auto" w:fill="FFFFFF"/>
        </w:rPr>
      </w:pPr>
      <w:r>
        <w:rPr>
          <w:rFonts w:ascii="Times New Roman" w:eastAsia="Times New Roman" w:hAnsi="Times New Roman" w:cs="Times New Roman"/>
          <w:sz w:val="26"/>
          <w:szCs w:val="26"/>
          <w:shd w:val="clear" w:color="auto" w:fill="FFFFFF"/>
          <w:lang w:val="vi-VN"/>
        </w:rPr>
        <w:tab/>
        <w:t xml:space="preserve">Bước 3: Xây dựng hàm kiểm tra </w:t>
      </w:r>
      <w:r>
        <w:rPr>
          <w:rFonts w:ascii="Times New Roman" w:eastAsia="Times New Roman" w:hAnsi="Times New Roman" w:cs="Times New Roman"/>
          <w:sz w:val="26"/>
          <w:szCs w:val="26"/>
          <w:shd w:val="clear" w:color="auto" w:fill="FFFFFF"/>
        </w:rPr>
        <w:t>tên đăng nhập , mật khẩu , ngày sinh và địa chỉ</w:t>
      </w:r>
    </w:p>
    <w:p w14:paraId="40E94A13" w14:textId="4784C213"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4B163343" w14:textId="2DB95B72" w:rsidR="008D33F7" w:rsidRDefault="008D33F7" w:rsidP="00650CA2">
      <w:pPr>
        <w:spacing w:line="276" w:lineRule="auto"/>
        <w:rPr>
          <w:rFonts w:ascii="Times New Roman" w:eastAsia="Times New Roman" w:hAnsi="Times New Roman" w:cs="Times New Roman"/>
          <w:sz w:val="26"/>
          <w:szCs w:val="26"/>
          <w:shd w:val="clear" w:color="auto" w:fill="FFFFFF"/>
          <w:lang w:val="vi-VN"/>
        </w:rPr>
      </w:pPr>
    </w:p>
    <w:p w14:paraId="3AF5F08B" w14:textId="77777777" w:rsidR="008D33F7" w:rsidRPr="00A622DF" w:rsidRDefault="008D33F7" w:rsidP="00650CA2">
      <w:pPr>
        <w:spacing w:line="276" w:lineRule="auto"/>
        <w:rPr>
          <w:rFonts w:ascii="Times New Roman" w:eastAsia="Times New Roman" w:hAnsi="Times New Roman" w:cs="Times New Roman"/>
          <w:sz w:val="26"/>
          <w:szCs w:val="26"/>
          <w:shd w:val="clear" w:color="auto" w:fill="FFFFFF"/>
          <w:lang w:val="vi-VN"/>
        </w:rPr>
      </w:pPr>
    </w:p>
    <w:p w14:paraId="09DF5D6A" w14:textId="784D4FF7" w:rsidR="009A1B6A" w:rsidRPr="00A94932" w:rsidRDefault="00D114A2" w:rsidP="00650CA2">
      <w:pPr>
        <w:pStyle w:val="Heading3"/>
        <w:spacing w:line="276" w:lineRule="auto"/>
        <w:rPr>
          <w:rFonts w:ascii="Times New Roman" w:hAnsi="Times New Roman" w:cs="Times New Roman"/>
          <w:b/>
          <w:color w:val="auto"/>
          <w:sz w:val="26"/>
          <w:szCs w:val="26"/>
          <w:lang w:val="vi-VN"/>
          <w:rPrChange w:id="1388" w:author="Mai Văn Chánh" w:date="2021-03-30T23:13:00Z">
            <w:rPr>
              <w:rFonts w:ascii="Times New Roman" w:hAnsi="Times New Roman" w:cs="Times New Roman"/>
              <w:b/>
              <w:color w:val="auto"/>
              <w:sz w:val="26"/>
              <w:szCs w:val="26"/>
              <w:lang w:val="vi-VN"/>
            </w:rPr>
          </w:rPrChange>
        </w:rPr>
      </w:pPr>
      <w:bookmarkStart w:id="1389" w:name="_Toc68038655"/>
      <w:r w:rsidRPr="00A94932">
        <w:rPr>
          <w:rFonts w:ascii="Times New Roman" w:hAnsi="Times New Roman" w:cs="Times New Roman"/>
          <w:b/>
          <w:color w:val="auto"/>
          <w:sz w:val="26"/>
          <w:szCs w:val="26"/>
          <w:lang w:val="vi-VN"/>
          <w:rPrChange w:id="1390" w:author="Mai Văn Chánh" w:date="2021-03-30T23:13:00Z">
            <w:rPr>
              <w:rFonts w:ascii="Times New Roman" w:hAnsi="Times New Roman" w:cs="Times New Roman"/>
              <w:b/>
              <w:color w:val="auto"/>
              <w:sz w:val="26"/>
              <w:szCs w:val="26"/>
              <w:lang w:val="vi-VN"/>
            </w:rPr>
          </w:rPrChange>
        </w:rPr>
        <w:lastRenderedPageBreak/>
        <w:t>3.1.</w:t>
      </w:r>
      <w:ins w:id="1391" w:author="Mai Văn Chánh" w:date="2021-03-30T22:54:00Z">
        <w:r w:rsidR="00485B6B" w:rsidRPr="00A94932">
          <w:rPr>
            <w:rFonts w:ascii="Times New Roman" w:hAnsi="Times New Roman" w:cs="Times New Roman"/>
            <w:b/>
            <w:color w:val="auto"/>
            <w:sz w:val="26"/>
            <w:szCs w:val="26"/>
            <w:rPrChange w:id="1392" w:author="Mai Văn Chánh" w:date="2021-03-30T23:13:00Z">
              <w:rPr>
                <w:rFonts w:ascii="Times New Roman" w:hAnsi="Times New Roman" w:cs="Times New Roman"/>
                <w:b/>
                <w:color w:val="auto"/>
                <w:sz w:val="26"/>
                <w:szCs w:val="26"/>
              </w:rPr>
            </w:rPrChange>
          </w:rPr>
          <w:t>3</w:t>
        </w:r>
      </w:ins>
      <w:del w:id="1393" w:author="Mai Văn Chánh" w:date="2021-03-30T22:54:00Z">
        <w:r w:rsidR="008D33F7" w:rsidRPr="00A94932" w:rsidDel="00485B6B">
          <w:rPr>
            <w:rFonts w:ascii="Times New Roman" w:hAnsi="Times New Roman" w:cs="Times New Roman"/>
            <w:b/>
            <w:color w:val="auto"/>
            <w:sz w:val="26"/>
            <w:szCs w:val="26"/>
            <w:rPrChange w:id="1394" w:author="Mai Văn Chánh" w:date="2021-03-30T23:13:00Z">
              <w:rPr>
                <w:rFonts w:ascii="Times New Roman" w:hAnsi="Times New Roman" w:cs="Times New Roman"/>
                <w:b/>
                <w:color w:val="auto"/>
                <w:sz w:val="26"/>
                <w:szCs w:val="26"/>
              </w:rPr>
            </w:rPrChange>
          </w:rPr>
          <w:delText>3</w:delText>
        </w:r>
      </w:del>
      <w:r w:rsidRPr="00A94932">
        <w:rPr>
          <w:rFonts w:ascii="Times New Roman" w:hAnsi="Times New Roman" w:cs="Times New Roman"/>
          <w:b/>
          <w:color w:val="auto"/>
          <w:sz w:val="26"/>
          <w:szCs w:val="26"/>
          <w:lang w:val="vi-VN"/>
          <w:rPrChange w:id="1395" w:author="Mai Văn Chánh" w:date="2021-03-30T23:13:00Z">
            <w:rPr>
              <w:rFonts w:ascii="Times New Roman" w:hAnsi="Times New Roman" w:cs="Times New Roman"/>
              <w:b/>
              <w:color w:val="auto"/>
              <w:sz w:val="26"/>
              <w:szCs w:val="26"/>
              <w:lang w:val="vi-VN"/>
            </w:rPr>
          </w:rPrChange>
        </w:rPr>
        <w:t xml:space="preserve">. Màn hình Danh sách </w:t>
      </w:r>
      <w:ins w:id="1396" w:author="Mai Văn Chánh" w:date="2021-03-30T22:26:00Z">
        <w:r w:rsidR="007F4720" w:rsidRPr="00A94932">
          <w:rPr>
            <w:rFonts w:ascii="Times New Roman" w:eastAsia="Times New Roman" w:hAnsi="Times New Roman" w:cs="Times New Roman"/>
            <w:b/>
            <w:color w:val="auto"/>
            <w:sz w:val="26"/>
            <w:szCs w:val="26"/>
            <w:shd w:val="clear" w:color="auto" w:fill="FFFFFF"/>
            <w:rPrChange w:id="1397" w:author="Mai Văn Chánh" w:date="2021-03-30T23:13:00Z">
              <w:rPr>
                <w:rFonts w:ascii="Times New Roman" w:eastAsia="Times New Roman" w:hAnsi="Times New Roman" w:cs="Times New Roman"/>
                <w:sz w:val="26"/>
                <w:szCs w:val="26"/>
                <w:shd w:val="clear" w:color="auto" w:fill="FFFFFF"/>
              </w:rPr>
            </w:rPrChange>
          </w:rPr>
          <w:t>chi tiêu</w:t>
        </w:r>
        <w:bookmarkEnd w:id="1389"/>
        <w:r w:rsidR="007F4720" w:rsidRPr="00A94932" w:rsidDel="007F4720">
          <w:rPr>
            <w:rFonts w:ascii="Times New Roman" w:hAnsi="Times New Roman" w:cs="Times New Roman"/>
            <w:b/>
            <w:color w:val="auto"/>
            <w:sz w:val="26"/>
            <w:szCs w:val="26"/>
            <w:lang w:val="vi-VN"/>
            <w:rPrChange w:id="1398" w:author="Mai Văn Chánh" w:date="2021-03-30T23:13:00Z">
              <w:rPr>
                <w:rFonts w:ascii="Times New Roman" w:hAnsi="Times New Roman" w:cs="Times New Roman"/>
                <w:b/>
                <w:color w:val="auto"/>
                <w:sz w:val="26"/>
                <w:szCs w:val="26"/>
                <w:lang w:val="vi-VN"/>
              </w:rPr>
            </w:rPrChange>
          </w:rPr>
          <w:t xml:space="preserve"> </w:t>
        </w:r>
      </w:ins>
      <w:del w:id="1399" w:author="Mai Văn Chánh" w:date="2021-03-30T22:26:00Z">
        <w:r w:rsidRPr="00A94932" w:rsidDel="007F4720">
          <w:rPr>
            <w:rFonts w:ascii="Times New Roman" w:hAnsi="Times New Roman" w:cs="Times New Roman"/>
            <w:b/>
            <w:color w:val="auto"/>
            <w:sz w:val="26"/>
            <w:szCs w:val="26"/>
            <w:lang w:val="vi-VN"/>
            <w:rPrChange w:id="1400" w:author="Mai Văn Chánh" w:date="2021-03-30T23:13:00Z">
              <w:rPr>
                <w:rFonts w:ascii="Times New Roman" w:hAnsi="Times New Roman" w:cs="Times New Roman"/>
                <w:b/>
                <w:color w:val="auto"/>
                <w:sz w:val="26"/>
                <w:szCs w:val="26"/>
                <w:lang w:val="vi-VN"/>
              </w:rPr>
            </w:rPrChange>
          </w:rPr>
          <w:delText>công việc</w:delText>
        </w:r>
      </w:del>
    </w:p>
    <w:p w14:paraId="590F693F" w14:textId="7987FE00"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Mô tả màn hình:</w:t>
      </w:r>
    </w:p>
    <w:p w14:paraId="3F458980" w14:textId="6EEA6691" w:rsidR="009A1B6A" w:rsidRPr="00A622DF" w:rsidRDefault="00475EB0"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Các chức năng của màn hình:</w:t>
      </w:r>
    </w:p>
    <w:p w14:paraId="69B8D7C0" w14:textId="2069D2CE" w:rsidR="00D3126F" w:rsidRPr="00A622DF" w:rsidRDefault="00514E3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xml:space="preserve">- Chức năng Thêm </w:t>
      </w:r>
      <w:ins w:id="1401"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r w:rsidR="007F4720">
          <w:rPr>
            <w:rFonts w:ascii="Times New Roman" w:eastAsia="Times New Roman" w:hAnsi="Times New Roman" w:cs="Times New Roman"/>
            <w:sz w:val="26"/>
            <w:szCs w:val="26"/>
            <w:shd w:val="clear" w:color="auto" w:fill="FFFFFF"/>
          </w:rPr>
          <w:t>:</w:t>
        </w:r>
      </w:ins>
      <w:del w:id="1402" w:author="Mai Văn Chánh" w:date="2021-03-30T22:25:00Z">
        <w:r w:rsidRPr="00A622DF" w:rsidDel="007F4720">
          <w:rPr>
            <w:rFonts w:ascii="Times New Roman" w:eastAsia="Times New Roman" w:hAnsi="Times New Roman" w:cs="Times New Roman"/>
            <w:sz w:val="26"/>
            <w:szCs w:val="26"/>
            <w:shd w:val="clear" w:color="auto" w:fill="FFFFFF"/>
            <w:lang w:val="vi-VN"/>
          </w:rPr>
          <w:delText xml:space="preserve">công việc: </w:delText>
        </w:r>
      </w:del>
      <w:r w:rsidRPr="00A622DF">
        <w:rPr>
          <w:rFonts w:ascii="Times New Roman" w:eastAsia="Times New Roman" w:hAnsi="Times New Roman" w:cs="Times New Roman"/>
          <w:sz w:val="26"/>
          <w:szCs w:val="26"/>
          <w:shd w:val="clear" w:color="auto" w:fill="FFFFFF"/>
          <w:lang w:val="vi-VN"/>
        </w:rPr>
        <w:t xml:space="preserve">Chức năng giúp người dùng thêm </w:t>
      </w:r>
      <w:ins w:id="1403"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r w:rsidR="007F4720">
          <w:rPr>
            <w:rFonts w:ascii="Times New Roman" w:eastAsia="Times New Roman" w:hAnsi="Times New Roman" w:cs="Times New Roman"/>
            <w:sz w:val="26"/>
            <w:szCs w:val="26"/>
            <w:shd w:val="clear" w:color="auto" w:fill="FFFFFF"/>
          </w:rPr>
          <w:t xml:space="preserve"> </w:t>
        </w:r>
      </w:ins>
      <w:del w:id="1404" w:author="Mai Văn Chánh" w:date="2021-03-30T22:25:00Z">
        <w:r w:rsidRPr="00A622DF" w:rsidDel="007F4720">
          <w:rPr>
            <w:rFonts w:ascii="Times New Roman" w:eastAsia="Times New Roman" w:hAnsi="Times New Roman" w:cs="Times New Roman"/>
            <w:sz w:val="26"/>
            <w:szCs w:val="26"/>
            <w:shd w:val="clear" w:color="auto" w:fill="FFFFFF"/>
            <w:lang w:val="vi-VN"/>
          </w:rPr>
          <w:delText xml:space="preserve">công việc </w:delText>
        </w:r>
      </w:del>
      <w:r w:rsidRPr="00A622DF">
        <w:rPr>
          <w:rFonts w:ascii="Times New Roman" w:eastAsia="Times New Roman" w:hAnsi="Times New Roman" w:cs="Times New Roman"/>
          <w:sz w:val="26"/>
          <w:szCs w:val="26"/>
          <w:shd w:val="clear" w:color="auto" w:fill="FFFFFF"/>
          <w:lang w:val="vi-VN"/>
        </w:rPr>
        <w:t xml:space="preserve">cần làm vào </w:t>
      </w:r>
      <w:del w:id="1405" w:author="Mai Văn Chánh" w:date="2021-03-30T21:49:00Z">
        <w:r w:rsidRPr="00A622DF" w:rsidDel="009D219A">
          <w:rPr>
            <w:rFonts w:ascii="Times New Roman" w:eastAsia="Times New Roman" w:hAnsi="Times New Roman" w:cs="Times New Roman"/>
            <w:sz w:val="26"/>
            <w:szCs w:val="26"/>
            <w:shd w:val="clear" w:color="auto" w:fill="FFFFFF"/>
            <w:lang w:val="vi-VN"/>
          </w:rPr>
          <w:delText xml:space="preserve">dnah </w:delText>
        </w:r>
      </w:del>
      <w:ins w:id="1406" w:author="Mai Văn Chánh" w:date="2021-03-30T21:49:00Z">
        <w:r w:rsidR="009D219A" w:rsidRPr="00A622DF">
          <w:rPr>
            <w:rFonts w:ascii="Times New Roman" w:eastAsia="Times New Roman" w:hAnsi="Times New Roman" w:cs="Times New Roman"/>
            <w:sz w:val="26"/>
            <w:szCs w:val="26"/>
            <w:shd w:val="clear" w:color="auto" w:fill="FFFFFF"/>
            <w:lang w:val="vi-VN"/>
          </w:rPr>
          <w:t>d</w:t>
        </w:r>
        <w:r w:rsidR="009D219A">
          <w:rPr>
            <w:rFonts w:ascii="Times New Roman" w:eastAsia="Times New Roman" w:hAnsi="Times New Roman" w:cs="Times New Roman"/>
            <w:sz w:val="26"/>
            <w:szCs w:val="26"/>
            <w:shd w:val="clear" w:color="auto" w:fill="FFFFFF"/>
          </w:rPr>
          <w:t>anh</w:t>
        </w:r>
        <w:r w:rsidR="009D219A" w:rsidRPr="00A622DF">
          <w:rPr>
            <w:rFonts w:ascii="Times New Roman" w:eastAsia="Times New Roman" w:hAnsi="Times New Roman" w:cs="Times New Roman"/>
            <w:sz w:val="26"/>
            <w:szCs w:val="26"/>
            <w:shd w:val="clear" w:color="auto" w:fill="FFFFFF"/>
            <w:lang w:val="vi-VN"/>
          </w:rPr>
          <w:t xml:space="preserve"> </w:t>
        </w:r>
      </w:ins>
      <w:r w:rsidRPr="00A622DF">
        <w:rPr>
          <w:rFonts w:ascii="Times New Roman" w:eastAsia="Times New Roman" w:hAnsi="Times New Roman" w:cs="Times New Roman"/>
          <w:sz w:val="26"/>
          <w:szCs w:val="26"/>
          <w:shd w:val="clear" w:color="auto" w:fill="FFFFFF"/>
          <w:lang w:val="vi-VN"/>
        </w:rPr>
        <w:t xml:space="preserve">sách </w:t>
      </w:r>
      <w:ins w:id="1407"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ins>
      <w:del w:id="1408" w:author="Mai Văn Chánh" w:date="2021-03-30T22:25:00Z">
        <w:r w:rsidRPr="00A622DF" w:rsidDel="007F4720">
          <w:rPr>
            <w:rFonts w:ascii="Times New Roman" w:eastAsia="Times New Roman" w:hAnsi="Times New Roman" w:cs="Times New Roman"/>
            <w:sz w:val="26"/>
            <w:szCs w:val="26"/>
            <w:shd w:val="clear" w:color="auto" w:fill="FFFFFF"/>
            <w:lang w:val="vi-VN"/>
          </w:rPr>
          <w:delText>công việc</w:delText>
        </w:r>
      </w:del>
      <w:r w:rsidRPr="00A622DF">
        <w:rPr>
          <w:rFonts w:ascii="Times New Roman" w:eastAsia="Times New Roman" w:hAnsi="Times New Roman" w:cs="Times New Roman"/>
          <w:sz w:val="26"/>
          <w:szCs w:val="26"/>
          <w:shd w:val="clear" w:color="auto" w:fill="FFFFFF"/>
          <w:lang w:val="vi-VN"/>
        </w:rPr>
        <w:t>.</w:t>
      </w:r>
    </w:p>
    <w:p w14:paraId="2281B8D8" w14:textId="77777777" w:rsidR="00485B6B" w:rsidRDefault="009D219A" w:rsidP="00485B6B">
      <w:pPr>
        <w:keepNext/>
        <w:spacing w:line="276" w:lineRule="auto"/>
        <w:jc w:val="center"/>
        <w:rPr>
          <w:ins w:id="1409" w:author="Mai Văn Chánh" w:date="2021-03-30T22:47:00Z"/>
        </w:rPr>
        <w:pPrChange w:id="1410" w:author="Mai Văn Chánh" w:date="2021-03-30T22:47:00Z">
          <w:pPr>
            <w:spacing w:line="276" w:lineRule="auto"/>
            <w:jc w:val="center"/>
          </w:pPr>
        </w:pPrChange>
      </w:pPr>
      <w:ins w:id="1411" w:author="Mai Văn Chánh" w:date="2021-03-30T21:48:00Z">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6672" behindDoc="0" locked="0" layoutInCell="1" allowOverlap="1" wp14:anchorId="4B0C42F9" wp14:editId="7A467FFC">
                  <wp:simplePos x="0" y="0"/>
                  <wp:positionH relativeFrom="column">
                    <wp:posOffset>1611306</wp:posOffset>
                  </wp:positionH>
                  <wp:positionV relativeFrom="paragraph">
                    <wp:posOffset>2041477</wp:posOffset>
                  </wp:positionV>
                  <wp:extent cx="1311215" cy="586596"/>
                  <wp:effectExtent l="0" t="0" r="99060" b="61595"/>
                  <wp:wrapNone/>
                  <wp:docPr id="51" name="Straight Arrow Connector 51"/>
                  <wp:cNvGraphicFramePr/>
                  <a:graphic xmlns:a="http://schemas.openxmlformats.org/drawingml/2006/main">
                    <a:graphicData uri="http://schemas.microsoft.com/office/word/2010/wordprocessingShape">
                      <wps:wsp>
                        <wps:cNvCnPr/>
                        <wps:spPr>
                          <a:xfrm>
                            <a:off x="0" y="0"/>
                            <a:ext cx="1311215" cy="5865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B2B9B1" id="_x0000_t32" coordsize="21600,21600" o:spt="32" o:oned="t" path="m,l21600,21600e" filled="f">
                  <v:path arrowok="t" fillok="f" o:connecttype="none"/>
                  <o:lock v:ext="edit" shapetype="t"/>
                </v:shapetype>
                <v:shape id="Straight Arrow Connector 51" o:spid="_x0000_s1026" type="#_x0000_t32" style="position:absolute;margin-left:126.85pt;margin-top:160.75pt;width:103.25pt;height:4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" strokecolor="red" strokeweight=".5pt">
                  <v:stroke endarrow="block" joinstyle="miter"/>
                </v:shape>
              </w:pict>
            </mc:Fallback>
          </mc:AlternateContent>
        </w:r>
      </w:ins>
      <w:del w:id="1412" w:author="Mai Văn Chánh" w:date="2021-03-30T21:48:00Z">
        <w:r w:rsidR="008D33F7" w:rsidRPr="008D33F7" w:rsidDel="009D219A">
          <w:rPr>
            <w:rFonts w:ascii="Times New Roman" w:eastAsia="Times New Roman" w:hAnsi="Times New Roman" w:cs="Times New Roman"/>
            <w:noProof/>
            <w:sz w:val="26"/>
            <w:szCs w:val="26"/>
            <w:lang w:val="vi-VN"/>
          </w:rPr>
          <w:drawing>
            <wp:inline distT="0" distB="0" distL="0" distR="0" wp14:anchorId="7ADF8931" wp14:editId="2429BD54">
              <wp:extent cx="3048425" cy="578248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3048425" cy="5782482"/>
                      </a:xfrm>
                      <a:prstGeom prst="rect">
                        <a:avLst/>
                      </a:prstGeom>
                    </pic:spPr>
                  </pic:pic>
                </a:graphicData>
              </a:graphic>
            </wp:inline>
          </w:drawing>
        </w:r>
      </w:del>
      <w:ins w:id="1413" w:author="Mai Văn Chánh" w:date="2021-03-30T21:48:00Z">
        <w:r>
          <w:rPr>
            <w:rFonts w:ascii="Times New Roman" w:eastAsia="Times New Roman" w:hAnsi="Times New Roman" w:cs="Times New Roman"/>
            <w:noProof/>
            <w:sz w:val="26"/>
            <w:szCs w:val="26"/>
            <w:shd w:val="clear" w:color="auto" w:fill="FFFFFF"/>
            <w:lang w:val="vi-VN"/>
          </w:rPr>
          <w:drawing>
            <wp:inline distT="0" distB="0" distL="0" distR="0" wp14:anchorId="646D5F06" wp14:editId="170EE043">
              <wp:extent cx="1571844" cy="2915057"/>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1571844" cy="2915057"/>
                      </a:xfrm>
                      <a:prstGeom prst="rect">
                        <a:avLst/>
                      </a:prstGeom>
                    </pic:spPr>
                  </pic:pic>
                </a:graphicData>
              </a:graphic>
            </wp:inline>
          </w:drawing>
        </w:r>
      </w:ins>
    </w:p>
    <w:p w14:paraId="7339E24C" w14:textId="25BF5F11" w:rsidR="00E70B50" w:rsidRPr="00485B6B" w:rsidRDefault="00485B6B" w:rsidP="00485B6B">
      <w:pPr>
        <w:pStyle w:val="Caption"/>
        <w:jc w:val="center"/>
        <w:rPr>
          <w:rFonts w:ascii="Times New Roman" w:eastAsia="Times New Roman" w:hAnsi="Times New Roman" w:cs="Times New Roman"/>
          <w:sz w:val="24"/>
          <w:szCs w:val="24"/>
          <w:shd w:val="clear" w:color="auto" w:fill="FFFFFF"/>
          <w:lang w:val="vi-VN"/>
          <w:rPrChange w:id="1414" w:author="Mai Văn Chánh" w:date="2021-03-30T22:48:00Z">
            <w:rPr>
              <w:rFonts w:ascii="Times New Roman" w:eastAsia="Times New Roman" w:hAnsi="Times New Roman" w:cs="Times New Roman"/>
              <w:sz w:val="26"/>
              <w:szCs w:val="26"/>
              <w:shd w:val="clear" w:color="auto" w:fill="FFFFFF"/>
              <w:lang w:val="vi-VN"/>
            </w:rPr>
          </w:rPrChange>
        </w:rPr>
        <w:pPrChange w:id="1415" w:author="Mai Văn Chánh" w:date="2021-03-30T22:47:00Z">
          <w:pPr>
            <w:spacing w:line="276" w:lineRule="auto"/>
            <w:jc w:val="center"/>
          </w:pPr>
        </w:pPrChange>
      </w:pPr>
      <w:bookmarkStart w:id="1416" w:name="_Toc68038139"/>
      <w:ins w:id="1417" w:author="Mai Văn Chánh" w:date="2021-03-30T22:47:00Z">
        <w:r w:rsidRPr="00485B6B">
          <w:rPr>
            <w:sz w:val="24"/>
            <w:szCs w:val="24"/>
            <w:rPrChange w:id="1418" w:author="Mai Văn Chánh" w:date="2021-03-30T22:48:00Z">
              <w:rPr/>
            </w:rPrChange>
          </w:rPr>
          <w:t xml:space="preserve">Hình  </w:t>
        </w:r>
        <w:r w:rsidRPr="00485B6B">
          <w:rPr>
            <w:sz w:val="24"/>
            <w:szCs w:val="24"/>
            <w:rPrChange w:id="1419" w:author="Mai Văn Chánh" w:date="2021-03-30T22:48:00Z">
              <w:rPr/>
            </w:rPrChange>
          </w:rPr>
          <w:fldChar w:fldCharType="begin"/>
        </w:r>
        <w:r w:rsidRPr="00485B6B">
          <w:rPr>
            <w:sz w:val="24"/>
            <w:szCs w:val="24"/>
            <w:rPrChange w:id="1420" w:author="Mai Văn Chánh" w:date="2021-03-30T22:48:00Z">
              <w:rPr/>
            </w:rPrChange>
          </w:rPr>
          <w:instrText xml:space="preserve"> SEQ Hình_ \* ARABIC </w:instrText>
        </w:r>
      </w:ins>
      <w:r w:rsidRPr="00485B6B">
        <w:rPr>
          <w:sz w:val="24"/>
          <w:szCs w:val="24"/>
          <w:rPrChange w:id="1421" w:author="Mai Văn Chánh" w:date="2021-03-30T22:48:00Z">
            <w:rPr/>
          </w:rPrChange>
        </w:rPr>
        <w:fldChar w:fldCharType="separate"/>
      </w:r>
      <w:ins w:id="1422" w:author="Mai Văn Chánh" w:date="2021-03-30T22:53:00Z">
        <w:r>
          <w:rPr>
            <w:noProof/>
            <w:sz w:val="24"/>
            <w:szCs w:val="24"/>
          </w:rPr>
          <w:t>23</w:t>
        </w:r>
      </w:ins>
      <w:ins w:id="1423" w:author="Mai Văn Chánh" w:date="2021-03-30T22:47:00Z">
        <w:r w:rsidRPr="00485B6B">
          <w:rPr>
            <w:sz w:val="24"/>
            <w:szCs w:val="24"/>
            <w:rPrChange w:id="1424" w:author="Mai Văn Chánh" w:date="2021-03-30T22:48:00Z">
              <w:rPr/>
            </w:rPrChange>
          </w:rPr>
          <w:fldChar w:fldCharType="end"/>
        </w:r>
        <w:r w:rsidRPr="00485B6B">
          <w:rPr>
            <w:sz w:val="24"/>
            <w:szCs w:val="24"/>
            <w:rPrChange w:id="1425" w:author="Mai Văn Chánh" w:date="2021-03-30T22:48:00Z">
              <w:rPr/>
            </w:rPrChange>
          </w:rPr>
          <w:t>:Chức năng Thêm công việc</w:t>
        </w:r>
      </w:ins>
      <w:bookmarkEnd w:id="1416"/>
    </w:p>
    <w:p w14:paraId="0EAB7FFD" w14:textId="6BBFDB6F" w:rsidR="00E70B50" w:rsidRPr="00A622DF" w:rsidDel="00485B6B" w:rsidRDefault="00E70B50" w:rsidP="00650CA2">
      <w:pPr>
        <w:pStyle w:val="Hnhnh"/>
        <w:spacing w:line="276" w:lineRule="auto"/>
        <w:rPr>
          <w:del w:id="1426" w:author="Mai Văn Chánh" w:date="2021-03-30T22:47:00Z"/>
        </w:rPr>
      </w:pPr>
      <w:bookmarkStart w:id="1427" w:name="_Toc55581468"/>
      <w:del w:id="1428" w:author="Mai Văn Chánh" w:date="2021-03-30T22:47:00Z">
        <w:r w:rsidRPr="00A622DF" w:rsidDel="00485B6B">
          <w:delText>Hình 3.1.2.1. Chứ</w:delText>
        </w:r>
        <w:r w:rsidR="00514E3A" w:rsidRPr="00A622DF" w:rsidDel="00485B6B">
          <w:delText>c năng T</w:delText>
        </w:r>
        <w:r w:rsidRPr="00A622DF" w:rsidDel="00485B6B">
          <w:delText>hêm công việc</w:delText>
        </w:r>
        <w:bookmarkEnd w:id="1427"/>
      </w:del>
    </w:p>
    <w:p w14:paraId="6459C27B" w14:textId="56119134" w:rsidR="00D3126F" w:rsidRPr="00A622DF" w:rsidRDefault="00514E3A" w:rsidP="00514E3A">
      <w:pPr>
        <w:spacing w:line="276" w:lineRule="auto"/>
        <w:rPr>
          <w:rFonts w:ascii="Times New Roman" w:hAnsi="Times New Roman" w:cs="Times New Roman"/>
          <w:noProof/>
          <w:sz w:val="26"/>
          <w:szCs w:val="26"/>
          <w:lang w:val="vi-VN"/>
        </w:rPr>
      </w:pPr>
      <w:r w:rsidRPr="00A622DF">
        <w:rPr>
          <w:rFonts w:ascii="Times New Roman" w:hAnsi="Times New Roman" w:cs="Times New Roman"/>
          <w:noProof/>
          <w:sz w:val="26"/>
          <w:szCs w:val="26"/>
          <w:lang w:val="vi-VN"/>
        </w:rPr>
        <w:t xml:space="preserve">- Chức năng Xem chi tiết </w:t>
      </w:r>
      <w:ins w:id="1429"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hAnsi="Times New Roman" w:cs="Times New Roman"/>
            <w:noProof/>
            <w:sz w:val="26"/>
            <w:szCs w:val="26"/>
            <w:lang w:val="vi-VN"/>
          </w:rPr>
          <w:t xml:space="preserve"> </w:t>
        </w:r>
      </w:ins>
      <w:del w:id="1430" w:author="Mai Văn Chánh" w:date="2021-03-30T22:25:00Z">
        <w:r w:rsidRPr="00A622DF" w:rsidDel="007F4720">
          <w:rPr>
            <w:rFonts w:ascii="Times New Roman" w:hAnsi="Times New Roman" w:cs="Times New Roman"/>
            <w:noProof/>
            <w:sz w:val="26"/>
            <w:szCs w:val="26"/>
            <w:lang w:val="vi-VN"/>
          </w:rPr>
          <w:delText>công việc</w:delText>
        </w:r>
      </w:del>
      <w:r w:rsidRPr="00A622DF">
        <w:rPr>
          <w:rFonts w:ascii="Times New Roman" w:hAnsi="Times New Roman" w:cs="Times New Roman"/>
          <w:noProof/>
          <w:sz w:val="26"/>
          <w:szCs w:val="26"/>
          <w:lang w:val="vi-VN"/>
        </w:rPr>
        <w:t xml:space="preserve">: Chức năng giúp người dùng có thể xem các thông tin chi tiết của </w:t>
      </w:r>
      <w:ins w:id="1431"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hAnsi="Times New Roman" w:cs="Times New Roman"/>
            <w:noProof/>
            <w:sz w:val="26"/>
            <w:szCs w:val="26"/>
            <w:lang w:val="vi-VN"/>
          </w:rPr>
          <w:t xml:space="preserve"> </w:t>
        </w:r>
        <w:r w:rsidR="007F4720">
          <w:rPr>
            <w:rFonts w:ascii="Times New Roman" w:hAnsi="Times New Roman" w:cs="Times New Roman"/>
            <w:noProof/>
            <w:sz w:val="26"/>
            <w:szCs w:val="26"/>
          </w:rPr>
          <w:t>.</w:t>
        </w:r>
      </w:ins>
      <w:del w:id="1432" w:author="Mai Văn Chánh" w:date="2021-03-30T22:25:00Z">
        <w:r w:rsidRPr="00A622DF" w:rsidDel="007F4720">
          <w:rPr>
            <w:rFonts w:ascii="Times New Roman" w:hAnsi="Times New Roman" w:cs="Times New Roman"/>
            <w:noProof/>
            <w:sz w:val="26"/>
            <w:szCs w:val="26"/>
            <w:lang w:val="vi-VN"/>
          </w:rPr>
          <w:delText>công việc.</w:delText>
        </w:r>
      </w:del>
    </w:p>
    <w:p w14:paraId="5EE765D5" w14:textId="77777777" w:rsidR="00485B6B" w:rsidRDefault="009D219A" w:rsidP="00485B6B">
      <w:pPr>
        <w:keepNext/>
        <w:spacing w:line="276" w:lineRule="auto"/>
        <w:jc w:val="center"/>
        <w:rPr>
          <w:ins w:id="1433" w:author="Mai Văn Chánh" w:date="2021-03-30T22:48:00Z"/>
        </w:rPr>
        <w:pPrChange w:id="1434" w:author="Mai Văn Chánh" w:date="2021-03-30T22:48:00Z">
          <w:pPr>
            <w:spacing w:line="276" w:lineRule="auto"/>
            <w:jc w:val="center"/>
          </w:pPr>
        </w:pPrChange>
      </w:pPr>
      <w:ins w:id="1435" w:author="Mai Văn Chánh" w:date="2021-03-30T21:50:00Z">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1FCAAB33" wp14:editId="33C90B3C">
                  <wp:simplePos x="0" y="0"/>
                  <wp:positionH relativeFrom="column">
                    <wp:posOffset>187947</wp:posOffset>
                  </wp:positionH>
                  <wp:positionV relativeFrom="paragraph">
                    <wp:posOffset>62458</wp:posOffset>
                  </wp:positionV>
                  <wp:extent cx="2173857" cy="603849"/>
                  <wp:effectExtent l="0" t="0" r="93345" b="82550"/>
                  <wp:wrapNone/>
                  <wp:docPr id="53" name="Straight Arrow Connector 53"/>
                  <wp:cNvGraphicFramePr/>
                  <a:graphic xmlns:a="http://schemas.openxmlformats.org/drawingml/2006/main">
                    <a:graphicData uri="http://schemas.microsoft.com/office/word/2010/wordprocessingShape">
                      <wps:wsp>
                        <wps:cNvCnPr/>
                        <wps:spPr>
                          <a:xfrm>
                            <a:off x="0" y="0"/>
                            <a:ext cx="2173857" cy="6038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45BF2" id="Straight Arrow Connector 53" o:spid="_x0000_s1026" type="#_x0000_t32" style="position:absolute;margin-left:14.8pt;margin-top:4.9pt;width:171.15pt;height:47.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" strokecolor="red" strokeweight=".5pt">
                  <v:stroke endarrow="block" joinstyle="miter"/>
                </v:shape>
              </w:pict>
            </mc:Fallback>
          </mc:AlternateContent>
        </w:r>
      </w:ins>
      <w:del w:id="1436" w:author="Mai Văn Chánh" w:date="2021-03-30T21:49:00Z">
        <w:r w:rsidR="00D3126F" w:rsidRPr="00A622DF" w:rsidDel="009D219A">
          <w:rPr>
            <w:rFonts w:ascii="Times New Roman" w:hAnsi="Times New Roman" w:cs="Times New Roman"/>
            <w:noProof/>
            <w:sz w:val="26"/>
            <w:szCs w:val="26"/>
          </w:rPr>
          <w:drawing>
            <wp:inline distT="0" distB="0" distL="0" distR="0" wp14:anchorId="7C4CC77A" wp14:editId="26C57AA7">
              <wp:extent cx="2025627" cy="1148316"/>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2407" b="55689"/>
                      <a:stretch/>
                    </pic:blipFill>
                    <pic:spPr bwMode="auto">
                      <a:xfrm>
                        <a:off x="0" y="0"/>
                        <a:ext cx="2026000" cy="1148528"/>
                      </a:xfrm>
                      <a:prstGeom prst="rect">
                        <a:avLst/>
                      </a:prstGeom>
                      <a:noFill/>
                      <a:ln>
                        <a:noFill/>
                      </a:ln>
                      <a:extLst>
                        <a:ext uri="{53640926-AAD7-44D8-BBD7-CCE9431645EC}">
                          <a14:shadowObscured xmlns:a14="http://schemas.microsoft.com/office/drawing/2010/main"/>
                        </a:ext>
                      </a:extLst>
                    </pic:spPr>
                  </pic:pic>
                </a:graphicData>
              </a:graphic>
            </wp:inline>
          </w:drawing>
        </w:r>
      </w:del>
      <w:ins w:id="1437" w:author="Mai Văn Chánh" w:date="2021-03-30T21:50:00Z">
        <w:r>
          <w:rPr>
            <w:rFonts w:ascii="Times New Roman" w:eastAsia="Times New Roman" w:hAnsi="Times New Roman" w:cs="Times New Roman"/>
            <w:noProof/>
            <w:sz w:val="26"/>
            <w:szCs w:val="26"/>
            <w:shd w:val="clear" w:color="auto" w:fill="FFFFFF"/>
            <w:lang w:val="vi-VN"/>
          </w:rPr>
          <w:drawing>
            <wp:inline distT="0" distB="0" distL="0" distR="0" wp14:anchorId="3588A929" wp14:editId="6AAEA2CC">
              <wp:extent cx="2924583" cy="272453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2924583" cy="2724530"/>
                      </a:xfrm>
                      <a:prstGeom prst="rect">
                        <a:avLst/>
                      </a:prstGeom>
                    </pic:spPr>
                  </pic:pic>
                </a:graphicData>
              </a:graphic>
            </wp:inline>
          </w:drawing>
        </w:r>
      </w:ins>
    </w:p>
    <w:p w14:paraId="6286E404" w14:textId="4CD3A961" w:rsidR="00475EB0" w:rsidRPr="00485B6B" w:rsidRDefault="00485B6B" w:rsidP="00485B6B">
      <w:pPr>
        <w:pStyle w:val="Caption"/>
        <w:jc w:val="center"/>
        <w:rPr>
          <w:rFonts w:ascii="Times New Roman" w:eastAsia="Times New Roman" w:hAnsi="Times New Roman" w:cs="Times New Roman"/>
          <w:sz w:val="24"/>
          <w:szCs w:val="24"/>
          <w:shd w:val="clear" w:color="auto" w:fill="FFFFFF"/>
          <w:lang w:val="vi-VN"/>
          <w:rPrChange w:id="1438" w:author="Mai Văn Chánh" w:date="2021-03-30T22:48:00Z">
            <w:rPr>
              <w:rFonts w:ascii="Times New Roman" w:eastAsia="Times New Roman" w:hAnsi="Times New Roman" w:cs="Times New Roman"/>
              <w:sz w:val="26"/>
              <w:szCs w:val="26"/>
              <w:shd w:val="clear" w:color="auto" w:fill="FFFFFF"/>
              <w:lang w:val="vi-VN"/>
            </w:rPr>
          </w:rPrChange>
        </w:rPr>
        <w:pPrChange w:id="1439" w:author="Mai Văn Chánh" w:date="2021-03-30T22:48:00Z">
          <w:pPr>
            <w:spacing w:line="276" w:lineRule="auto"/>
            <w:jc w:val="center"/>
          </w:pPr>
        </w:pPrChange>
      </w:pPr>
      <w:bookmarkStart w:id="1440" w:name="_Toc68038140"/>
      <w:ins w:id="1441" w:author="Mai Văn Chánh" w:date="2021-03-30T22:48:00Z">
        <w:r w:rsidRPr="00485B6B">
          <w:rPr>
            <w:sz w:val="24"/>
            <w:szCs w:val="24"/>
            <w:rPrChange w:id="1442" w:author="Mai Văn Chánh" w:date="2021-03-30T22:48:00Z">
              <w:rPr/>
            </w:rPrChange>
          </w:rPr>
          <w:t xml:space="preserve">Hình  </w:t>
        </w:r>
        <w:r w:rsidRPr="00485B6B">
          <w:rPr>
            <w:sz w:val="24"/>
            <w:szCs w:val="24"/>
            <w:rPrChange w:id="1443" w:author="Mai Văn Chánh" w:date="2021-03-30T22:48:00Z">
              <w:rPr/>
            </w:rPrChange>
          </w:rPr>
          <w:fldChar w:fldCharType="begin"/>
        </w:r>
        <w:r w:rsidRPr="00485B6B">
          <w:rPr>
            <w:sz w:val="24"/>
            <w:szCs w:val="24"/>
            <w:rPrChange w:id="1444" w:author="Mai Văn Chánh" w:date="2021-03-30T22:48:00Z">
              <w:rPr/>
            </w:rPrChange>
          </w:rPr>
          <w:instrText xml:space="preserve"> SEQ Hình_ \* ARABIC </w:instrText>
        </w:r>
      </w:ins>
      <w:r w:rsidRPr="00485B6B">
        <w:rPr>
          <w:sz w:val="24"/>
          <w:szCs w:val="24"/>
          <w:rPrChange w:id="1445" w:author="Mai Văn Chánh" w:date="2021-03-30T22:48:00Z">
            <w:rPr/>
          </w:rPrChange>
        </w:rPr>
        <w:fldChar w:fldCharType="separate"/>
      </w:r>
      <w:ins w:id="1446" w:author="Mai Văn Chánh" w:date="2021-03-30T22:53:00Z">
        <w:r>
          <w:rPr>
            <w:noProof/>
            <w:sz w:val="24"/>
            <w:szCs w:val="24"/>
          </w:rPr>
          <w:t>24</w:t>
        </w:r>
      </w:ins>
      <w:ins w:id="1447" w:author="Mai Văn Chánh" w:date="2021-03-30T22:48:00Z">
        <w:r w:rsidRPr="00485B6B">
          <w:rPr>
            <w:sz w:val="24"/>
            <w:szCs w:val="24"/>
            <w:rPrChange w:id="1448" w:author="Mai Văn Chánh" w:date="2021-03-30T22:48:00Z">
              <w:rPr/>
            </w:rPrChange>
          </w:rPr>
          <w:fldChar w:fldCharType="end"/>
        </w:r>
        <w:r w:rsidRPr="00485B6B">
          <w:rPr>
            <w:sz w:val="24"/>
            <w:szCs w:val="24"/>
            <w:rPrChange w:id="1449" w:author="Mai Văn Chánh" w:date="2021-03-30T22:48:00Z">
              <w:rPr/>
            </w:rPrChange>
          </w:rPr>
          <w:t>:Chức năng Xem chi tiết chi tiêu</w:t>
        </w:r>
      </w:ins>
      <w:bookmarkEnd w:id="1440"/>
    </w:p>
    <w:p w14:paraId="7802FEE5" w14:textId="2E04B8DF" w:rsidR="009D219A" w:rsidRPr="00A622DF" w:rsidRDefault="00E70B50" w:rsidP="00650CA2">
      <w:pPr>
        <w:pStyle w:val="Hnhnh"/>
        <w:spacing w:line="276" w:lineRule="auto"/>
        <w:rPr>
          <w:shd w:val="clear" w:color="auto" w:fill="FFFFFF"/>
        </w:rPr>
      </w:pPr>
      <w:bookmarkStart w:id="1450" w:name="_Toc55581469"/>
      <w:del w:id="1451" w:author="Mai Văn Chánh" w:date="2021-03-30T22:48:00Z">
        <w:r w:rsidRPr="00A622DF" w:rsidDel="00485B6B">
          <w:rPr>
            <w:shd w:val="clear" w:color="auto" w:fill="FFFFFF"/>
          </w:rPr>
          <w:delText xml:space="preserve">Hình 3.1.2.2. Chức năng Xem chi tiết </w:delText>
        </w:r>
      </w:del>
      <w:del w:id="1452" w:author="Mai Văn Chánh" w:date="2021-03-30T22:25:00Z">
        <w:r w:rsidRPr="00A622DF" w:rsidDel="007F4720">
          <w:rPr>
            <w:shd w:val="clear" w:color="auto" w:fill="FFFFFF"/>
          </w:rPr>
          <w:delText>công việc</w:delText>
        </w:r>
      </w:del>
      <w:bookmarkEnd w:id="1450"/>
    </w:p>
    <w:p w14:paraId="7C2D1B35" w14:textId="65C6146B" w:rsidR="002C5AAB" w:rsidRPr="00A622DF" w:rsidRDefault="00514E3A" w:rsidP="00514E3A">
      <w:pPr>
        <w:spacing w:line="276" w:lineRule="auto"/>
        <w:rPr>
          <w:rFonts w:ascii="Times New Roman" w:hAnsi="Times New Roman" w:cs="Times New Roman"/>
          <w:noProof/>
          <w:sz w:val="26"/>
          <w:szCs w:val="26"/>
          <w:lang w:val="vi-VN"/>
        </w:rPr>
      </w:pPr>
      <w:r w:rsidRPr="00A622DF">
        <w:rPr>
          <w:rFonts w:ascii="Times New Roman" w:eastAsia="Times New Roman" w:hAnsi="Times New Roman" w:cs="Times New Roman"/>
          <w:sz w:val="26"/>
          <w:szCs w:val="26"/>
          <w:shd w:val="clear" w:color="auto" w:fill="FFFFFF"/>
          <w:lang w:val="vi-VN"/>
        </w:rPr>
        <w:lastRenderedPageBreak/>
        <w:t xml:space="preserve">- Chức năng Sửa thông tin </w:t>
      </w:r>
      <w:ins w:id="1453"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ins>
      <w:del w:id="1454" w:author="Mai Văn Chánh" w:date="2021-03-30T22:25:00Z">
        <w:r w:rsidRPr="00A622DF" w:rsidDel="007F4720">
          <w:rPr>
            <w:rFonts w:ascii="Times New Roman" w:eastAsia="Times New Roman" w:hAnsi="Times New Roman" w:cs="Times New Roman"/>
            <w:sz w:val="26"/>
            <w:szCs w:val="26"/>
            <w:shd w:val="clear" w:color="auto" w:fill="FFFFFF"/>
            <w:lang w:val="vi-VN"/>
          </w:rPr>
          <w:delText>công việc</w:delText>
        </w:r>
      </w:del>
      <w:r w:rsidRPr="00A622DF">
        <w:rPr>
          <w:rFonts w:ascii="Times New Roman" w:eastAsia="Times New Roman" w:hAnsi="Times New Roman" w:cs="Times New Roman"/>
          <w:sz w:val="26"/>
          <w:szCs w:val="26"/>
          <w:shd w:val="clear" w:color="auto" w:fill="FFFFFF"/>
          <w:lang w:val="vi-VN"/>
        </w:rPr>
        <w:t xml:space="preserve">: Chức năng giúp người dùng sửa thông tin </w:t>
      </w:r>
      <w:ins w:id="1455"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ins>
      <w:del w:id="1456" w:author="Mai Văn Chánh" w:date="2021-03-30T22:25:00Z">
        <w:r w:rsidRPr="00A622DF" w:rsidDel="007F4720">
          <w:rPr>
            <w:rFonts w:ascii="Times New Roman" w:eastAsia="Times New Roman" w:hAnsi="Times New Roman" w:cs="Times New Roman"/>
            <w:sz w:val="26"/>
            <w:szCs w:val="26"/>
            <w:shd w:val="clear" w:color="auto" w:fill="FFFFFF"/>
            <w:lang w:val="vi-VN"/>
          </w:rPr>
          <w:delText>công việc</w:delText>
        </w:r>
      </w:del>
      <w:r w:rsidRPr="00A622DF">
        <w:rPr>
          <w:rFonts w:ascii="Times New Roman" w:eastAsia="Times New Roman" w:hAnsi="Times New Roman" w:cs="Times New Roman"/>
          <w:sz w:val="26"/>
          <w:szCs w:val="26"/>
          <w:shd w:val="clear" w:color="auto" w:fill="FFFFFF"/>
          <w:lang w:val="vi-VN"/>
        </w:rPr>
        <w:t xml:space="preserve"> khi người dùng có nhu cầu.</w:t>
      </w:r>
    </w:p>
    <w:p w14:paraId="1A70DB41" w14:textId="77777777" w:rsidR="00485B6B" w:rsidRDefault="009D219A" w:rsidP="00485B6B">
      <w:pPr>
        <w:keepNext/>
        <w:spacing w:line="276" w:lineRule="auto"/>
        <w:jc w:val="center"/>
        <w:rPr>
          <w:ins w:id="1457" w:author="Mai Văn Chánh" w:date="2021-03-30T22:48:00Z"/>
        </w:rPr>
        <w:pPrChange w:id="1458" w:author="Mai Văn Chánh" w:date="2021-03-30T22:48:00Z">
          <w:pPr>
            <w:spacing w:line="276" w:lineRule="auto"/>
            <w:jc w:val="center"/>
          </w:pPr>
        </w:pPrChange>
      </w:pPr>
      <w:ins w:id="1459" w:author="Mai Văn Chánh" w:date="2021-03-30T21:51:00Z">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D174437" wp14:editId="3AD48A73">
                  <wp:simplePos x="0" y="0"/>
                  <wp:positionH relativeFrom="column">
                    <wp:posOffset>351850</wp:posOffset>
                  </wp:positionH>
                  <wp:positionV relativeFrom="paragraph">
                    <wp:posOffset>751385</wp:posOffset>
                  </wp:positionV>
                  <wp:extent cx="1915064" cy="319177"/>
                  <wp:effectExtent l="0" t="0" r="66675" b="81280"/>
                  <wp:wrapNone/>
                  <wp:docPr id="55" name="Straight Arrow Connector 55"/>
                  <wp:cNvGraphicFramePr/>
                  <a:graphic xmlns:a="http://schemas.openxmlformats.org/drawingml/2006/main">
                    <a:graphicData uri="http://schemas.microsoft.com/office/word/2010/wordprocessingShape">
                      <wps:wsp>
                        <wps:cNvCnPr/>
                        <wps:spPr>
                          <a:xfrm>
                            <a:off x="0" y="0"/>
                            <a:ext cx="1915064" cy="319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F8423" id="Straight Arrow Connector 55" o:spid="_x0000_s1026" type="#_x0000_t32" style="position:absolute;margin-left:27.7pt;margin-top:59.15pt;width:150.8pt;height:25.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" strokecolor="red" strokeweight=".5pt">
                  <v:stroke endarrow="block" joinstyle="miter"/>
                </v:shape>
              </w:pict>
            </mc:Fallback>
          </mc:AlternateContent>
        </w:r>
      </w:ins>
      <w:del w:id="1460" w:author="Mai Văn Chánh" w:date="2021-03-30T21:50:00Z">
        <w:r w:rsidR="002C5AAB" w:rsidRPr="00A622DF" w:rsidDel="009D219A">
          <w:rPr>
            <w:rFonts w:ascii="Times New Roman" w:hAnsi="Times New Roman" w:cs="Times New Roman"/>
            <w:noProof/>
            <w:sz w:val="26"/>
            <w:szCs w:val="26"/>
          </w:rPr>
          <w:drawing>
            <wp:inline distT="0" distB="0" distL="0" distR="0" wp14:anchorId="57872E46" wp14:editId="63C38871">
              <wp:extent cx="2025627" cy="1116419"/>
              <wp:effectExtent l="0" t="0" r="0" b="762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2407" b="56576"/>
                      <a:stretch/>
                    </pic:blipFill>
                    <pic:spPr bwMode="auto">
                      <a:xfrm>
                        <a:off x="0" y="0"/>
                        <a:ext cx="2026000" cy="1116625"/>
                      </a:xfrm>
                      <a:prstGeom prst="rect">
                        <a:avLst/>
                      </a:prstGeom>
                      <a:noFill/>
                      <a:ln>
                        <a:noFill/>
                      </a:ln>
                      <a:extLst>
                        <a:ext uri="{53640926-AAD7-44D8-BBD7-CCE9431645EC}">
                          <a14:shadowObscured xmlns:a14="http://schemas.microsoft.com/office/drawing/2010/main"/>
                        </a:ext>
                      </a:extLst>
                    </pic:spPr>
                  </pic:pic>
                </a:graphicData>
              </a:graphic>
            </wp:inline>
          </w:drawing>
        </w:r>
      </w:del>
      <w:ins w:id="1461" w:author="Mai Văn Chánh" w:date="2021-03-30T21:50:00Z">
        <w:r>
          <w:rPr>
            <w:rFonts w:ascii="Times New Roman" w:eastAsia="Times New Roman" w:hAnsi="Times New Roman" w:cs="Times New Roman"/>
            <w:noProof/>
            <w:sz w:val="26"/>
            <w:szCs w:val="26"/>
            <w:shd w:val="clear" w:color="auto" w:fill="FFFFFF"/>
            <w:lang w:val="vi-VN"/>
          </w:rPr>
          <w:drawing>
            <wp:inline distT="0" distB="0" distL="0" distR="0" wp14:anchorId="0A0B5A54" wp14:editId="5676C385">
              <wp:extent cx="2953162" cy="269595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inline>
          </w:drawing>
        </w:r>
      </w:ins>
    </w:p>
    <w:p w14:paraId="6979C2DA" w14:textId="5F08DBC5" w:rsidR="002C5AAB" w:rsidRPr="00485B6B" w:rsidRDefault="00485B6B" w:rsidP="00485B6B">
      <w:pPr>
        <w:pStyle w:val="Caption"/>
        <w:jc w:val="center"/>
        <w:rPr>
          <w:rFonts w:ascii="Times New Roman" w:eastAsia="Times New Roman" w:hAnsi="Times New Roman" w:cs="Times New Roman"/>
          <w:sz w:val="24"/>
          <w:szCs w:val="24"/>
          <w:shd w:val="clear" w:color="auto" w:fill="FFFFFF"/>
          <w:lang w:val="vi-VN"/>
          <w:rPrChange w:id="1462" w:author="Mai Văn Chánh" w:date="2021-03-30T22:48:00Z">
            <w:rPr>
              <w:rFonts w:ascii="Times New Roman" w:eastAsia="Times New Roman" w:hAnsi="Times New Roman" w:cs="Times New Roman"/>
              <w:sz w:val="26"/>
              <w:szCs w:val="26"/>
              <w:shd w:val="clear" w:color="auto" w:fill="FFFFFF"/>
              <w:lang w:val="vi-VN"/>
            </w:rPr>
          </w:rPrChange>
        </w:rPr>
        <w:pPrChange w:id="1463" w:author="Mai Văn Chánh" w:date="2021-03-30T22:48:00Z">
          <w:pPr>
            <w:spacing w:line="276" w:lineRule="auto"/>
            <w:jc w:val="center"/>
          </w:pPr>
        </w:pPrChange>
      </w:pPr>
      <w:bookmarkStart w:id="1464" w:name="_Toc68038141"/>
      <w:ins w:id="1465" w:author="Mai Văn Chánh" w:date="2021-03-30T22:48:00Z">
        <w:r w:rsidRPr="00485B6B">
          <w:rPr>
            <w:sz w:val="24"/>
            <w:szCs w:val="24"/>
            <w:rPrChange w:id="1466" w:author="Mai Văn Chánh" w:date="2021-03-30T22:48:00Z">
              <w:rPr/>
            </w:rPrChange>
          </w:rPr>
          <w:t xml:space="preserve">Hình  </w:t>
        </w:r>
        <w:r w:rsidRPr="00485B6B">
          <w:rPr>
            <w:sz w:val="24"/>
            <w:szCs w:val="24"/>
            <w:rPrChange w:id="1467" w:author="Mai Văn Chánh" w:date="2021-03-30T22:48:00Z">
              <w:rPr/>
            </w:rPrChange>
          </w:rPr>
          <w:fldChar w:fldCharType="begin"/>
        </w:r>
        <w:r w:rsidRPr="00485B6B">
          <w:rPr>
            <w:sz w:val="24"/>
            <w:szCs w:val="24"/>
            <w:rPrChange w:id="1468" w:author="Mai Văn Chánh" w:date="2021-03-30T22:48:00Z">
              <w:rPr/>
            </w:rPrChange>
          </w:rPr>
          <w:instrText xml:space="preserve"> SEQ Hình_ \* ARABIC </w:instrText>
        </w:r>
      </w:ins>
      <w:r w:rsidRPr="00485B6B">
        <w:rPr>
          <w:sz w:val="24"/>
          <w:szCs w:val="24"/>
          <w:rPrChange w:id="1469" w:author="Mai Văn Chánh" w:date="2021-03-30T22:48:00Z">
            <w:rPr/>
          </w:rPrChange>
        </w:rPr>
        <w:fldChar w:fldCharType="separate"/>
      </w:r>
      <w:ins w:id="1470" w:author="Mai Văn Chánh" w:date="2021-03-30T22:53:00Z">
        <w:r>
          <w:rPr>
            <w:noProof/>
            <w:sz w:val="24"/>
            <w:szCs w:val="24"/>
          </w:rPr>
          <w:t>25</w:t>
        </w:r>
      </w:ins>
      <w:ins w:id="1471" w:author="Mai Văn Chánh" w:date="2021-03-30T22:48:00Z">
        <w:r w:rsidRPr="00485B6B">
          <w:rPr>
            <w:sz w:val="24"/>
            <w:szCs w:val="24"/>
            <w:rPrChange w:id="1472" w:author="Mai Văn Chánh" w:date="2021-03-30T22:48:00Z">
              <w:rPr/>
            </w:rPrChange>
          </w:rPr>
          <w:fldChar w:fldCharType="end"/>
        </w:r>
        <w:r w:rsidRPr="00485B6B">
          <w:rPr>
            <w:sz w:val="24"/>
            <w:szCs w:val="24"/>
            <w:rPrChange w:id="1473" w:author="Mai Văn Chánh" w:date="2021-03-30T22:48:00Z">
              <w:rPr/>
            </w:rPrChange>
          </w:rPr>
          <w:t>:Chức năng Sửa thông tin chi tiêu</w:t>
        </w:r>
      </w:ins>
      <w:bookmarkEnd w:id="1464"/>
    </w:p>
    <w:p w14:paraId="7F35161C" w14:textId="781127CB" w:rsidR="00E70B50" w:rsidRPr="00A622DF" w:rsidDel="00485B6B" w:rsidRDefault="00E70B50" w:rsidP="00650CA2">
      <w:pPr>
        <w:pStyle w:val="Hnhnh"/>
        <w:spacing w:line="276" w:lineRule="auto"/>
        <w:rPr>
          <w:del w:id="1474" w:author="Mai Văn Chánh" w:date="2021-03-30T22:48:00Z"/>
          <w:shd w:val="clear" w:color="auto" w:fill="FFFFFF"/>
        </w:rPr>
      </w:pPr>
      <w:bookmarkStart w:id="1475" w:name="_Toc55581470"/>
      <w:del w:id="1476" w:author="Mai Văn Chánh" w:date="2021-03-30T22:48:00Z">
        <w:r w:rsidRPr="00A622DF" w:rsidDel="00485B6B">
          <w:rPr>
            <w:shd w:val="clear" w:color="auto" w:fill="FFFFFF"/>
          </w:rPr>
          <w:delText xml:space="preserve">Hình 3.1.2.3. Chức năng Sửa thông tin </w:delText>
        </w:r>
      </w:del>
      <w:del w:id="1477" w:author="Mai Văn Chánh" w:date="2021-03-30T22:24:00Z">
        <w:r w:rsidRPr="00A622DF" w:rsidDel="007F4720">
          <w:rPr>
            <w:shd w:val="clear" w:color="auto" w:fill="FFFFFF"/>
          </w:rPr>
          <w:delText>công việc</w:delText>
        </w:r>
      </w:del>
      <w:bookmarkEnd w:id="1475"/>
    </w:p>
    <w:p w14:paraId="329E261C" w14:textId="57F83D0A" w:rsidR="002C5AAB" w:rsidRDefault="009D219A" w:rsidP="00A31693">
      <w:pPr>
        <w:spacing w:line="276" w:lineRule="auto"/>
        <w:rPr>
          <w:ins w:id="1478" w:author="Mai Văn Chánh" w:date="2021-03-30T22:49:00Z"/>
          <w:rFonts w:ascii="Times New Roman" w:hAnsi="Times New Roman" w:cs="Times New Roman"/>
          <w:noProof/>
          <w:sz w:val="26"/>
          <w:szCs w:val="26"/>
          <w:lang w:val="vi-VN"/>
        </w:rPr>
      </w:pPr>
      <w:ins w:id="1479" w:author="Mai Văn Chánh" w:date="2021-03-30T21:52:00Z">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0768" behindDoc="0" locked="0" layoutInCell="1" allowOverlap="1" wp14:anchorId="6B88833B" wp14:editId="0FCBAEDA">
                  <wp:simplePos x="0" y="0"/>
                  <wp:positionH relativeFrom="column">
                    <wp:posOffset>438113</wp:posOffset>
                  </wp:positionH>
                  <wp:positionV relativeFrom="paragraph">
                    <wp:posOffset>1651120</wp:posOffset>
                  </wp:positionV>
                  <wp:extent cx="1828261" cy="224287"/>
                  <wp:effectExtent l="0" t="0" r="57785" b="80645"/>
                  <wp:wrapNone/>
                  <wp:docPr id="57" name="Straight Arrow Connector 57"/>
                  <wp:cNvGraphicFramePr/>
                  <a:graphic xmlns:a="http://schemas.openxmlformats.org/drawingml/2006/main">
                    <a:graphicData uri="http://schemas.microsoft.com/office/word/2010/wordprocessingShape">
                      <wps:wsp>
                        <wps:cNvCnPr/>
                        <wps:spPr>
                          <a:xfrm>
                            <a:off x="0" y="0"/>
                            <a:ext cx="1828261" cy="224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B29EF" id="Straight Arrow Connector 57" o:spid="_x0000_s1026" type="#_x0000_t32" style="position:absolute;margin-left:34.5pt;margin-top:130pt;width:143.95pt;height:17.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" strokecolor="red" strokeweight=".5pt">
                  <v:stroke endarrow="block" joinstyle="miter"/>
                </v:shape>
              </w:pict>
            </mc:Fallback>
          </mc:AlternateContent>
        </w:r>
      </w:ins>
      <w:ins w:id="1480" w:author="Mai Văn Chánh" w:date="2021-03-30T22:49:00Z">
        <w:r w:rsidR="00485B6B">
          <w:rPr>
            <w:noProof/>
          </w:rPr>
          <mc:AlternateContent>
            <mc:Choice Requires="wps">
              <w:drawing>
                <wp:anchor distT="0" distB="0" distL="114300" distR="114300" simplePos="0" relativeHeight="251685888" behindDoc="0" locked="0" layoutInCell="1" allowOverlap="1" wp14:anchorId="505323E5" wp14:editId="25857FC0">
                  <wp:simplePos x="0" y="0"/>
                  <wp:positionH relativeFrom="column">
                    <wp:posOffset>1403350</wp:posOffset>
                  </wp:positionH>
                  <wp:positionV relativeFrom="paragraph">
                    <wp:posOffset>3255645</wp:posOffset>
                  </wp:positionV>
                  <wp:extent cx="295275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70285340" w14:textId="25471DB2" w:rsidR="009626DD" w:rsidRDefault="009626DD" w:rsidP="00485B6B">
                              <w:pPr>
                                <w:pStyle w:val="Caption"/>
                                <w:rPr>
                                  <w:ins w:id="1481" w:author="Mai Văn Chánh" w:date="2021-03-30T22:49:00Z"/>
                                  <w:sz w:val="24"/>
                                  <w:szCs w:val="24"/>
                                </w:rPr>
                              </w:pPr>
                              <w:bookmarkStart w:id="1482" w:name="_Toc68038142"/>
                              <w:ins w:id="1483" w:author="Mai Văn Chánh" w:date="2021-03-30T22:49:00Z">
                                <w:r w:rsidRPr="00485B6B">
                                  <w:rPr>
                                    <w:sz w:val="24"/>
                                    <w:szCs w:val="24"/>
                                    <w:rPrChange w:id="1484" w:author="Mai Văn Chánh" w:date="2021-03-30T22:49:00Z">
                                      <w:rPr/>
                                    </w:rPrChange>
                                  </w:rPr>
                                  <w:t xml:space="preserve">Hình  </w:t>
                                </w:r>
                                <w:r w:rsidRPr="00485B6B">
                                  <w:rPr>
                                    <w:sz w:val="24"/>
                                    <w:szCs w:val="24"/>
                                    <w:rPrChange w:id="1485" w:author="Mai Văn Chánh" w:date="2021-03-30T22:49:00Z">
                                      <w:rPr/>
                                    </w:rPrChange>
                                  </w:rPr>
                                  <w:fldChar w:fldCharType="begin"/>
                                </w:r>
                                <w:r w:rsidRPr="00485B6B">
                                  <w:rPr>
                                    <w:sz w:val="24"/>
                                    <w:szCs w:val="24"/>
                                    <w:rPrChange w:id="1486" w:author="Mai Văn Chánh" w:date="2021-03-30T22:49:00Z">
                                      <w:rPr/>
                                    </w:rPrChange>
                                  </w:rPr>
                                  <w:instrText xml:space="preserve"> SEQ Hình_ \* ARABIC </w:instrText>
                                </w:r>
                              </w:ins>
                              <w:r w:rsidRPr="00485B6B">
                                <w:rPr>
                                  <w:sz w:val="24"/>
                                  <w:szCs w:val="24"/>
                                  <w:rPrChange w:id="1487" w:author="Mai Văn Chánh" w:date="2021-03-30T22:49:00Z">
                                    <w:rPr/>
                                  </w:rPrChange>
                                </w:rPr>
                                <w:fldChar w:fldCharType="separate"/>
                              </w:r>
                              <w:ins w:id="1488" w:author="Mai Văn Chánh" w:date="2021-03-30T22:53:00Z">
                                <w:r>
                                  <w:rPr>
                                    <w:noProof/>
                                    <w:sz w:val="24"/>
                                    <w:szCs w:val="24"/>
                                  </w:rPr>
                                  <w:t>26</w:t>
                                </w:r>
                              </w:ins>
                              <w:ins w:id="1489" w:author="Mai Văn Chánh" w:date="2021-03-30T22:49:00Z">
                                <w:r w:rsidRPr="00485B6B">
                                  <w:rPr>
                                    <w:sz w:val="24"/>
                                    <w:szCs w:val="24"/>
                                    <w:rPrChange w:id="1490" w:author="Mai Văn Chánh" w:date="2021-03-30T22:49:00Z">
                                      <w:rPr/>
                                    </w:rPrChange>
                                  </w:rPr>
                                  <w:fldChar w:fldCharType="end"/>
                                </w:r>
                                <w:r w:rsidRPr="00485B6B">
                                  <w:rPr>
                                    <w:sz w:val="24"/>
                                    <w:szCs w:val="24"/>
                                    <w:rPrChange w:id="1491" w:author="Mai Văn Chánh" w:date="2021-03-30T22:49:00Z">
                                      <w:rPr/>
                                    </w:rPrChange>
                                  </w:rPr>
                                  <w:t>:Chức năng Xóa chi tiêu</w:t>
                                </w:r>
                                <w:bookmarkEnd w:id="1482"/>
                              </w:ins>
                            </w:p>
                            <w:p w14:paraId="64E3C404" w14:textId="10E3AF3D" w:rsidR="009626DD" w:rsidRDefault="009626DD" w:rsidP="00485B6B">
                              <w:pPr>
                                <w:rPr>
                                  <w:ins w:id="1492" w:author="Mai Văn Chánh" w:date="2021-03-30T22:49:00Z"/>
                                </w:rPr>
                              </w:pPr>
                            </w:p>
                            <w:p w14:paraId="09C66C37" w14:textId="1C321E2C" w:rsidR="009626DD" w:rsidRDefault="009626DD" w:rsidP="00485B6B">
                              <w:pPr>
                                <w:rPr>
                                  <w:ins w:id="1493" w:author="Mai Văn Chánh" w:date="2021-03-30T22:49:00Z"/>
                                </w:rPr>
                              </w:pPr>
                            </w:p>
                            <w:p w14:paraId="49BC4D8F" w14:textId="77777777" w:rsidR="009626DD" w:rsidRPr="00485B6B" w:rsidRDefault="009626DD" w:rsidP="00485B6B">
                              <w:pPr>
                                <w:rPr>
                                  <w:rPrChange w:id="1494" w:author="Mai Văn Chánh" w:date="2021-03-30T22:49:00Z">
                                    <w:rPr>
                                      <w:rFonts w:ascii="Times New Roman" w:eastAsia="Times New Roman" w:hAnsi="Times New Roman" w:cs="Times New Roman"/>
                                      <w:noProof/>
                                      <w:sz w:val="26"/>
                                      <w:szCs w:val="26"/>
                                      <w:lang w:val="vi-VN"/>
                                    </w:rPr>
                                  </w:rPrChange>
                                </w:rPr>
                                <w:pPrChange w:id="1495" w:author="Mai Văn Chánh" w:date="2021-03-30T22:49:00Z">
                                  <w:pPr>
                                    <w:spacing w:line="276" w:lineRule="auto"/>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23E5" id="Text Box 72" o:spid="_x0000_s1032" type="#_x0000_t202" style="position:absolute;margin-left:110.5pt;margin-top:256.35pt;width:23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30LwIAAGY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" stroked="f">
                  <v:textbox style="mso-fit-shape-to-text:t" inset="0,0,0,0">
                    <w:txbxContent>
                      <w:p w14:paraId="70285340" w14:textId="25471DB2" w:rsidR="009626DD" w:rsidRDefault="009626DD" w:rsidP="00485B6B">
                        <w:pPr>
                          <w:pStyle w:val="Caption"/>
                          <w:rPr>
                            <w:ins w:id="1496" w:author="Mai Văn Chánh" w:date="2021-03-30T22:49:00Z"/>
                            <w:sz w:val="24"/>
                            <w:szCs w:val="24"/>
                          </w:rPr>
                        </w:pPr>
                        <w:bookmarkStart w:id="1497" w:name="_Toc68038142"/>
                        <w:ins w:id="1498" w:author="Mai Văn Chánh" w:date="2021-03-30T22:49:00Z">
                          <w:r w:rsidRPr="00485B6B">
                            <w:rPr>
                              <w:sz w:val="24"/>
                              <w:szCs w:val="24"/>
                              <w:rPrChange w:id="1499" w:author="Mai Văn Chánh" w:date="2021-03-30T22:49:00Z">
                                <w:rPr/>
                              </w:rPrChange>
                            </w:rPr>
                            <w:t xml:space="preserve">Hình  </w:t>
                          </w:r>
                          <w:r w:rsidRPr="00485B6B">
                            <w:rPr>
                              <w:sz w:val="24"/>
                              <w:szCs w:val="24"/>
                              <w:rPrChange w:id="1500" w:author="Mai Văn Chánh" w:date="2021-03-30T22:49:00Z">
                                <w:rPr/>
                              </w:rPrChange>
                            </w:rPr>
                            <w:fldChar w:fldCharType="begin"/>
                          </w:r>
                          <w:r w:rsidRPr="00485B6B">
                            <w:rPr>
                              <w:sz w:val="24"/>
                              <w:szCs w:val="24"/>
                              <w:rPrChange w:id="1501" w:author="Mai Văn Chánh" w:date="2021-03-30T22:49:00Z">
                                <w:rPr/>
                              </w:rPrChange>
                            </w:rPr>
                            <w:instrText xml:space="preserve"> SEQ Hình_ \* ARABIC </w:instrText>
                          </w:r>
                        </w:ins>
                        <w:r w:rsidRPr="00485B6B">
                          <w:rPr>
                            <w:sz w:val="24"/>
                            <w:szCs w:val="24"/>
                            <w:rPrChange w:id="1502" w:author="Mai Văn Chánh" w:date="2021-03-30T22:49:00Z">
                              <w:rPr/>
                            </w:rPrChange>
                          </w:rPr>
                          <w:fldChar w:fldCharType="separate"/>
                        </w:r>
                        <w:ins w:id="1503" w:author="Mai Văn Chánh" w:date="2021-03-30T22:53:00Z">
                          <w:r>
                            <w:rPr>
                              <w:noProof/>
                              <w:sz w:val="24"/>
                              <w:szCs w:val="24"/>
                            </w:rPr>
                            <w:t>26</w:t>
                          </w:r>
                        </w:ins>
                        <w:ins w:id="1504" w:author="Mai Văn Chánh" w:date="2021-03-30T22:49:00Z">
                          <w:r w:rsidRPr="00485B6B">
                            <w:rPr>
                              <w:sz w:val="24"/>
                              <w:szCs w:val="24"/>
                              <w:rPrChange w:id="1505" w:author="Mai Văn Chánh" w:date="2021-03-30T22:49:00Z">
                                <w:rPr/>
                              </w:rPrChange>
                            </w:rPr>
                            <w:fldChar w:fldCharType="end"/>
                          </w:r>
                          <w:r w:rsidRPr="00485B6B">
                            <w:rPr>
                              <w:sz w:val="24"/>
                              <w:szCs w:val="24"/>
                              <w:rPrChange w:id="1506" w:author="Mai Văn Chánh" w:date="2021-03-30T22:49:00Z">
                                <w:rPr/>
                              </w:rPrChange>
                            </w:rPr>
                            <w:t>:Chức năng Xóa chi tiêu</w:t>
                          </w:r>
                          <w:bookmarkEnd w:id="1497"/>
                        </w:ins>
                      </w:p>
                      <w:p w14:paraId="64E3C404" w14:textId="10E3AF3D" w:rsidR="009626DD" w:rsidRDefault="009626DD" w:rsidP="00485B6B">
                        <w:pPr>
                          <w:rPr>
                            <w:ins w:id="1507" w:author="Mai Văn Chánh" w:date="2021-03-30T22:49:00Z"/>
                          </w:rPr>
                        </w:pPr>
                      </w:p>
                      <w:p w14:paraId="09C66C37" w14:textId="1C321E2C" w:rsidR="009626DD" w:rsidRDefault="009626DD" w:rsidP="00485B6B">
                        <w:pPr>
                          <w:rPr>
                            <w:ins w:id="1508" w:author="Mai Văn Chánh" w:date="2021-03-30T22:49:00Z"/>
                          </w:rPr>
                        </w:pPr>
                      </w:p>
                      <w:p w14:paraId="49BC4D8F" w14:textId="77777777" w:rsidR="009626DD" w:rsidRPr="00485B6B" w:rsidRDefault="009626DD" w:rsidP="00485B6B">
                        <w:pPr>
                          <w:rPr>
                            <w:rPrChange w:id="1509" w:author="Mai Văn Chánh" w:date="2021-03-30T22:49:00Z">
                              <w:rPr>
                                <w:rFonts w:ascii="Times New Roman" w:eastAsia="Times New Roman" w:hAnsi="Times New Roman" w:cs="Times New Roman"/>
                                <w:noProof/>
                                <w:sz w:val="26"/>
                                <w:szCs w:val="26"/>
                                <w:lang w:val="vi-VN"/>
                              </w:rPr>
                            </w:rPrChange>
                          </w:rPr>
                          <w:pPrChange w:id="1510" w:author="Mai Văn Chánh" w:date="2021-03-30T22:49:00Z">
                            <w:pPr>
                              <w:spacing w:line="276" w:lineRule="auto"/>
                            </w:pPr>
                          </w:pPrChange>
                        </w:pPr>
                      </w:p>
                    </w:txbxContent>
                  </v:textbox>
                  <w10:wrap type="topAndBottom"/>
                </v:shape>
              </w:pict>
            </mc:Fallback>
          </mc:AlternateContent>
        </w:r>
      </w:ins>
      <w:ins w:id="1511" w:author="Mai Văn Chánh" w:date="2021-03-30T21:52:00Z">
        <w:r>
          <w:rPr>
            <w:rFonts w:ascii="Times New Roman" w:eastAsia="Times New Roman" w:hAnsi="Times New Roman" w:cs="Times New Roman"/>
            <w:noProof/>
            <w:sz w:val="26"/>
            <w:szCs w:val="26"/>
            <w:shd w:val="clear" w:color="auto" w:fill="FFFFFF"/>
            <w:lang w:val="vi-VN"/>
          </w:rPr>
          <w:drawing>
            <wp:anchor distT="0" distB="0" distL="114300" distR="114300" simplePos="0" relativeHeight="251679744" behindDoc="0" locked="0" layoutInCell="1" allowOverlap="1" wp14:anchorId="6A8A8DED" wp14:editId="047280A2">
              <wp:simplePos x="0" y="0"/>
              <wp:positionH relativeFrom="margin">
                <wp:align>center</wp:align>
              </wp:positionH>
              <wp:positionV relativeFrom="paragraph">
                <wp:posOffset>502920</wp:posOffset>
              </wp:positionV>
              <wp:extent cx="2953162" cy="2695951"/>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anchor>
          </w:drawing>
        </w:r>
      </w:ins>
      <w:r w:rsidR="00A31693" w:rsidRPr="00A622DF">
        <w:rPr>
          <w:rFonts w:ascii="Times New Roman" w:hAnsi="Times New Roman" w:cs="Times New Roman"/>
          <w:noProof/>
          <w:sz w:val="26"/>
          <w:szCs w:val="26"/>
          <w:lang w:val="vi-VN"/>
        </w:rPr>
        <w:t xml:space="preserve">- Chức năng Xóa </w:t>
      </w:r>
      <w:ins w:id="1512" w:author="Mai Văn Chánh" w:date="2021-03-30T22:25: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hAnsi="Times New Roman" w:cs="Times New Roman"/>
            <w:noProof/>
            <w:sz w:val="26"/>
            <w:szCs w:val="26"/>
            <w:lang w:val="vi-VN"/>
          </w:rPr>
          <w:t xml:space="preserve"> </w:t>
        </w:r>
        <w:r w:rsidR="007F4720">
          <w:rPr>
            <w:rFonts w:ascii="Times New Roman" w:hAnsi="Times New Roman" w:cs="Times New Roman"/>
            <w:noProof/>
            <w:sz w:val="26"/>
            <w:szCs w:val="26"/>
          </w:rPr>
          <w:t>:</w:t>
        </w:r>
      </w:ins>
      <w:del w:id="1513" w:author="Mai Văn Chánh" w:date="2021-03-30T22:25:00Z">
        <w:r w:rsidR="00A31693" w:rsidRPr="00A622DF" w:rsidDel="007F4720">
          <w:rPr>
            <w:rFonts w:ascii="Times New Roman" w:hAnsi="Times New Roman" w:cs="Times New Roman"/>
            <w:noProof/>
            <w:sz w:val="26"/>
            <w:szCs w:val="26"/>
            <w:lang w:val="vi-VN"/>
          </w:rPr>
          <w:delText xml:space="preserve">công việc: </w:delText>
        </w:r>
      </w:del>
      <w:r w:rsidR="00A31693" w:rsidRPr="00A622DF">
        <w:rPr>
          <w:rFonts w:ascii="Times New Roman" w:hAnsi="Times New Roman" w:cs="Times New Roman"/>
          <w:noProof/>
          <w:sz w:val="26"/>
          <w:szCs w:val="26"/>
          <w:lang w:val="vi-VN"/>
        </w:rPr>
        <w:t xml:space="preserve">Chức năng giúp người dùng xóa các </w:t>
      </w:r>
      <w:ins w:id="1514" w:author="Mai Văn Chánh" w:date="2021-03-30T22:24: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hAnsi="Times New Roman" w:cs="Times New Roman"/>
            <w:noProof/>
            <w:sz w:val="26"/>
            <w:szCs w:val="26"/>
            <w:lang w:val="vi-VN"/>
          </w:rPr>
          <w:t xml:space="preserve"> </w:t>
        </w:r>
      </w:ins>
      <w:del w:id="1515" w:author="Mai Văn Chánh" w:date="2021-03-30T22:24:00Z">
        <w:r w:rsidR="00A31693" w:rsidRPr="00A622DF" w:rsidDel="007F4720">
          <w:rPr>
            <w:rFonts w:ascii="Times New Roman" w:hAnsi="Times New Roman" w:cs="Times New Roman"/>
            <w:noProof/>
            <w:sz w:val="26"/>
            <w:szCs w:val="26"/>
            <w:lang w:val="vi-VN"/>
          </w:rPr>
          <w:delText xml:space="preserve">công việc </w:delText>
        </w:r>
      </w:del>
      <w:r w:rsidR="00A31693" w:rsidRPr="00A622DF">
        <w:rPr>
          <w:rFonts w:ascii="Times New Roman" w:hAnsi="Times New Roman" w:cs="Times New Roman"/>
          <w:noProof/>
          <w:sz w:val="26"/>
          <w:szCs w:val="26"/>
          <w:lang w:val="vi-VN"/>
        </w:rPr>
        <w:t>không cần phải thực hiện nữa.</w:t>
      </w:r>
    </w:p>
    <w:p w14:paraId="694A9D85" w14:textId="6E89DEF1" w:rsidR="00485B6B" w:rsidRDefault="00485B6B" w:rsidP="00A31693">
      <w:pPr>
        <w:spacing w:line="276" w:lineRule="auto"/>
        <w:rPr>
          <w:ins w:id="1516" w:author="Mai Văn Chánh" w:date="2021-03-30T22:49:00Z"/>
          <w:rFonts w:ascii="Times New Roman" w:hAnsi="Times New Roman" w:cs="Times New Roman"/>
          <w:noProof/>
          <w:sz w:val="26"/>
          <w:szCs w:val="26"/>
          <w:lang w:val="vi-VN"/>
        </w:rPr>
      </w:pPr>
    </w:p>
    <w:p w14:paraId="3A3AA568" w14:textId="76E8694F" w:rsidR="00485B6B" w:rsidRDefault="00485B6B" w:rsidP="00A31693">
      <w:pPr>
        <w:spacing w:line="276" w:lineRule="auto"/>
        <w:rPr>
          <w:ins w:id="1517" w:author="Mai Văn Chánh" w:date="2021-03-30T22:49:00Z"/>
          <w:rFonts w:ascii="Times New Roman" w:hAnsi="Times New Roman" w:cs="Times New Roman"/>
          <w:noProof/>
          <w:sz w:val="26"/>
          <w:szCs w:val="26"/>
          <w:lang w:val="vi-VN"/>
        </w:rPr>
      </w:pPr>
    </w:p>
    <w:p w14:paraId="4D1CF66E" w14:textId="77777777" w:rsidR="00485B6B" w:rsidRPr="00A622DF" w:rsidRDefault="00485B6B" w:rsidP="00A31693">
      <w:pPr>
        <w:spacing w:line="276" w:lineRule="auto"/>
        <w:rPr>
          <w:rFonts w:ascii="Times New Roman" w:hAnsi="Times New Roman" w:cs="Times New Roman"/>
          <w:noProof/>
          <w:sz w:val="26"/>
          <w:szCs w:val="26"/>
          <w:lang w:val="vi-VN"/>
        </w:rPr>
      </w:pPr>
    </w:p>
    <w:p w14:paraId="7828D669" w14:textId="28623A7A" w:rsidR="002C5AAB" w:rsidRPr="00A622DF" w:rsidDel="009D219A" w:rsidRDefault="002C5AAB" w:rsidP="00650CA2">
      <w:pPr>
        <w:spacing w:line="276" w:lineRule="auto"/>
        <w:jc w:val="center"/>
        <w:rPr>
          <w:del w:id="1518" w:author="Mai Văn Chánh" w:date="2021-03-30T21:52:00Z"/>
          <w:rFonts w:ascii="Times New Roman" w:eastAsia="Times New Roman" w:hAnsi="Times New Roman" w:cs="Times New Roman"/>
          <w:sz w:val="26"/>
          <w:szCs w:val="26"/>
          <w:shd w:val="clear" w:color="auto" w:fill="FFFFFF"/>
          <w:lang w:val="vi-VN"/>
        </w:rPr>
      </w:pPr>
      <w:del w:id="1519" w:author="Mai Văn Chánh" w:date="2021-03-30T21:52:00Z">
        <w:r w:rsidRPr="00A622DF" w:rsidDel="009D219A">
          <w:rPr>
            <w:rFonts w:ascii="Times New Roman" w:hAnsi="Times New Roman" w:cs="Times New Roman"/>
            <w:noProof/>
            <w:sz w:val="26"/>
            <w:szCs w:val="26"/>
          </w:rPr>
          <w:lastRenderedPageBreak/>
          <w:drawing>
            <wp:inline distT="0" distB="0" distL="0" distR="0" wp14:anchorId="4432A39B" wp14:editId="01DF9228">
              <wp:extent cx="2025627" cy="1148316"/>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2407" b="55689"/>
                      <a:stretch/>
                    </pic:blipFill>
                    <pic:spPr bwMode="auto">
                      <a:xfrm>
                        <a:off x="0" y="0"/>
                        <a:ext cx="2026000" cy="11485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51B67CF8" w14:textId="1443D582" w:rsidR="00E70B50" w:rsidRPr="00A622DF" w:rsidDel="00485B6B" w:rsidRDefault="00E70B50" w:rsidP="00650CA2">
      <w:pPr>
        <w:pStyle w:val="Hnhnh"/>
        <w:spacing w:line="276" w:lineRule="auto"/>
        <w:rPr>
          <w:del w:id="1520" w:author="Mai Văn Chánh" w:date="2021-03-30T22:48:00Z"/>
          <w:shd w:val="clear" w:color="auto" w:fill="FFFFFF"/>
        </w:rPr>
      </w:pPr>
      <w:bookmarkStart w:id="1521" w:name="_Toc55581471"/>
      <w:del w:id="1522" w:author="Mai Văn Chánh" w:date="2021-03-30T22:48:00Z">
        <w:r w:rsidRPr="00A622DF" w:rsidDel="00485B6B">
          <w:rPr>
            <w:shd w:val="clear" w:color="auto" w:fill="FFFFFF"/>
          </w:rPr>
          <w:delText>Hình 3.1.2.4. Chức năng Xóa công việc</w:delText>
        </w:r>
        <w:bookmarkEnd w:id="1521"/>
      </w:del>
    </w:p>
    <w:p w14:paraId="60E515A0" w14:textId="77777777" w:rsidR="00650CA2" w:rsidRPr="00A622DF" w:rsidRDefault="00A31693" w:rsidP="00A31693">
      <w:pPr>
        <w:spacing w:line="276" w:lineRule="auto"/>
        <w:rPr>
          <w:rFonts w:ascii="Times New Roman" w:hAnsi="Times New Roman" w:cs="Times New Roman"/>
          <w:noProof/>
          <w:sz w:val="26"/>
          <w:szCs w:val="26"/>
          <w:lang w:val="vi-VN"/>
        </w:rPr>
      </w:pPr>
      <w:r w:rsidRPr="00A622DF">
        <w:rPr>
          <w:rFonts w:ascii="Times New Roman" w:hAnsi="Times New Roman" w:cs="Times New Roman"/>
          <w:noProof/>
          <w:sz w:val="26"/>
          <w:szCs w:val="26"/>
          <w:lang w:val="vi-VN"/>
        </w:rPr>
        <w:t>- Chức năng Đăng xuất: Chức năng giúp người dùng thoát khỏi tài khoản đăng nhập khi đã thực hiện xong các nhu cầu.</w:t>
      </w:r>
    </w:p>
    <w:p w14:paraId="004602B9" w14:textId="77777777" w:rsidR="00485B6B" w:rsidRDefault="009D219A" w:rsidP="00485B6B">
      <w:pPr>
        <w:keepNext/>
        <w:spacing w:line="276" w:lineRule="auto"/>
        <w:jc w:val="center"/>
        <w:rPr>
          <w:ins w:id="1523" w:author="Mai Văn Chánh" w:date="2021-03-30T22:49:00Z"/>
        </w:rPr>
        <w:pPrChange w:id="1524" w:author="Mai Văn Chánh" w:date="2021-03-30T22:49:00Z">
          <w:pPr>
            <w:spacing w:line="276" w:lineRule="auto"/>
            <w:jc w:val="center"/>
          </w:pPr>
        </w:pPrChange>
      </w:pPr>
      <w:ins w:id="1525" w:author="Mai Văn Chánh" w:date="2021-03-30T21:53:00Z">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5BE10605" wp14:editId="68EBEB02">
                  <wp:simplePos x="0" y="0"/>
                  <wp:positionH relativeFrom="column">
                    <wp:posOffset>3655767</wp:posOffset>
                  </wp:positionH>
                  <wp:positionV relativeFrom="paragraph">
                    <wp:posOffset>465802</wp:posOffset>
                  </wp:positionV>
                  <wp:extent cx="552090" cy="17253"/>
                  <wp:effectExtent l="38100" t="57150" r="0" b="97155"/>
                  <wp:wrapNone/>
                  <wp:docPr id="59" name="Straight Arrow Connector 59"/>
                  <wp:cNvGraphicFramePr/>
                  <a:graphic xmlns:a="http://schemas.openxmlformats.org/drawingml/2006/main">
                    <a:graphicData uri="http://schemas.microsoft.com/office/word/2010/wordprocessingShape">
                      <wps:wsp>
                        <wps:cNvCnPr/>
                        <wps:spPr>
                          <a:xfrm flipH="1">
                            <a:off x="0" y="0"/>
                            <a:ext cx="552090" cy="17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D085F" id="Straight Arrow Connector 59" o:spid="_x0000_s1026" type="#_x0000_t32" style="position:absolute;margin-left:287.85pt;margin-top:36.7pt;width:43.45pt;height:1.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" strokecolor="red" strokeweight=".5pt">
                  <v:stroke endarrow="block" joinstyle="miter"/>
                </v:shape>
              </w:pict>
            </mc:Fallback>
          </mc:AlternateContent>
        </w:r>
      </w:ins>
      <w:del w:id="1526" w:author="Mai Văn Chánh" w:date="2021-03-30T21:53:00Z">
        <w:r w:rsidR="00650CA2" w:rsidRPr="00A622DF" w:rsidDel="009D219A">
          <w:rPr>
            <w:rFonts w:ascii="Times New Roman" w:hAnsi="Times New Roman" w:cs="Times New Roman"/>
            <w:noProof/>
            <w:sz w:val="26"/>
            <w:szCs w:val="26"/>
          </w:rPr>
          <w:drawing>
            <wp:inline distT="0" distB="0" distL="0" distR="0" wp14:anchorId="5D054510" wp14:editId="35217019">
              <wp:extent cx="2025650" cy="489098"/>
              <wp:effectExtent l="0" t="0" r="0" b="635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86412"/>
                      <a:stretch/>
                    </pic:blipFill>
                    <pic:spPr bwMode="auto">
                      <a:xfrm>
                        <a:off x="0" y="0"/>
                        <a:ext cx="2026000" cy="489183"/>
                      </a:xfrm>
                      <a:prstGeom prst="rect">
                        <a:avLst/>
                      </a:prstGeom>
                      <a:noFill/>
                      <a:ln>
                        <a:noFill/>
                      </a:ln>
                      <a:extLst>
                        <a:ext uri="{53640926-AAD7-44D8-BBD7-CCE9431645EC}">
                          <a14:shadowObscured xmlns:a14="http://schemas.microsoft.com/office/drawing/2010/main"/>
                        </a:ext>
                      </a:extLst>
                    </pic:spPr>
                  </pic:pic>
                </a:graphicData>
              </a:graphic>
            </wp:inline>
          </w:drawing>
        </w:r>
      </w:del>
      <w:ins w:id="1527" w:author="Mai Văn Chánh" w:date="2021-03-30T21:53:00Z">
        <w:r>
          <w:rPr>
            <w:rFonts w:ascii="Times New Roman" w:eastAsia="Times New Roman" w:hAnsi="Times New Roman" w:cs="Times New Roman"/>
            <w:noProof/>
            <w:sz w:val="26"/>
            <w:szCs w:val="26"/>
            <w:shd w:val="clear" w:color="auto" w:fill="FFFFFF"/>
            <w:lang w:val="vi-VN"/>
          </w:rPr>
          <w:drawing>
            <wp:inline distT="0" distB="0" distL="0" distR="0" wp14:anchorId="1B7D7CC3" wp14:editId="722B990D">
              <wp:extent cx="3067478" cy="106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val="0"/>
                          </a:ext>
                        </a:extLst>
                      </a:blip>
                      <a:stretch>
                        <a:fillRect/>
                      </a:stretch>
                    </pic:blipFill>
                    <pic:spPr>
                      <a:xfrm>
                        <a:off x="0" y="0"/>
                        <a:ext cx="3067478" cy="1066949"/>
                      </a:xfrm>
                      <a:prstGeom prst="rect">
                        <a:avLst/>
                      </a:prstGeom>
                    </pic:spPr>
                  </pic:pic>
                </a:graphicData>
              </a:graphic>
            </wp:inline>
          </w:drawing>
        </w:r>
      </w:ins>
    </w:p>
    <w:p w14:paraId="4F7B8BAB" w14:textId="3F4A6FE7" w:rsidR="002C5AAB" w:rsidRPr="00485B6B" w:rsidRDefault="00485B6B" w:rsidP="00485B6B">
      <w:pPr>
        <w:pStyle w:val="Caption"/>
        <w:jc w:val="center"/>
        <w:rPr>
          <w:rFonts w:ascii="Times New Roman" w:eastAsia="Times New Roman" w:hAnsi="Times New Roman" w:cs="Times New Roman"/>
          <w:sz w:val="24"/>
          <w:szCs w:val="24"/>
          <w:shd w:val="clear" w:color="auto" w:fill="FFFFFF"/>
          <w:lang w:val="vi-VN"/>
          <w:rPrChange w:id="1528" w:author="Mai Văn Chánh" w:date="2021-03-30T22:49:00Z">
            <w:rPr>
              <w:rFonts w:ascii="Times New Roman" w:eastAsia="Times New Roman" w:hAnsi="Times New Roman" w:cs="Times New Roman"/>
              <w:sz w:val="26"/>
              <w:szCs w:val="26"/>
              <w:shd w:val="clear" w:color="auto" w:fill="FFFFFF"/>
              <w:lang w:val="vi-VN"/>
            </w:rPr>
          </w:rPrChange>
        </w:rPr>
        <w:pPrChange w:id="1529" w:author="Mai Văn Chánh" w:date="2021-03-30T22:49:00Z">
          <w:pPr>
            <w:spacing w:line="276" w:lineRule="auto"/>
            <w:jc w:val="center"/>
          </w:pPr>
        </w:pPrChange>
      </w:pPr>
      <w:bookmarkStart w:id="1530" w:name="_Toc68038143"/>
      <w:ins w:id="1531" w:author="Mai Văn Chánh" w:date="2021-03-30T22:49:00Z">
        <w:r w:rsidRPr="00485B6B">
          <w:rPr>
            <w:sz w:val="24"/>
            <w:szCs w:val="24"/>
            <w:rPrChange w:id="1532" w:author="Mai Văn Chánh" w:date="2021-03-30T22:49:00Z">
              <w:rPr/>
            </w:rPrChange>
          </w:rPr>
          <w:t xml:space="preserve">Hình  </w:t>
        </w:r>
        <w:r w:rsidRPr="00485B6B">
          <w:rPr>
            <w:sz w:val="24"/>
            <w:szCs w:val="24"/>
            <w:rPrChange w:id="1533" w:author="Mai Văn Chánh" w:date="2021-03-30T22:49:00Z">
              <w:rPr/>
            </w:rPrChange>
          </w:rPr>
          <w:fldChar w:fldCharType="begin"/>
        </w:r>
        <w:r w:rsidRPr="00485B6B">
          <w:rPr>
            <w:sz w:val="24"/>
            <w:szCs w:val="24"/>
            <w:rPrChange w:id="1534" w:author="Mai Văn Chánh" w:date="2021-03-30T22:49:00Z">
              <w:rPr/>
            </w:rPrChange>
          </w:rPr>
          <w:instrText xml:space="preserve"> SEQ Hình_ \* ARABIC </w:instrText>
        </w:r>
      </w:ins>
      <w:r w:rsidRPr="00485B6B">
        <w:rPr>
          <w:sz w:val="24"/>
          <w:szCs w:val="24"/>
          <w:rPrChange w:id="1535" w:author="Mai Văn Chánh" w:date="2021-03-30T22:49:00Z">
            <w:rPr/>
          </w:rPrChange>
        </w:rPr>
        <w:fldChar w:fldCharType="separate"/>
      </w:r>
      <w:ins w:id="1536" w:author="Mai Văn Chánh" w:date="2021-03-30T22:53:00Z">
        <w:r>
          <w:rPr>
            <w:noProof/>
            <w:sz w:val="24"/>
            <w:szCs w:val="24"/>
          </w:rPr>
          <w:t>27</w:t>
        </w:r>
      </w:ins>
      <w:ins w:id="1537" w:author="Mai Văn Chánh" w:date="2021-03-30T22:49:00Z">
        <w:r w:rsidRPr="00485B6B">
          <w:rPr>
            <w:sz w:val="24"/>
            <w:szCs w:val="24"/>
            <w:rPrChange w:id="1538" w:author="Mai Văn Chánh" w:date="2021-03-30T22:49:00Z">
              <w:rPr/>
            </w:rPrChange>
          </w:rPr>
          <w:fldChar w:fldCharType="end"/>
        </w:r>
        <w:r w:rsidRPr="00485B6B">
          <w:rPr>
            <w:sz w:val="24"/>
            <w:szCs w:val="24"/>
            <w:rPrChange w:id="1539" w:author="Mai Văn Chánh" w:date="2021-03-30T22:49:00Z">
              <w:rPr/>
            </w:rPrChange>
          </w:rPr>
          <w:t>:Chức năng Đăng xuất</w:t>
        </w:r>
      </w:ins>
      <w:bookmarkEnd w:id="1530"/>
    </w:p>
    <w:p w14:paraId="51A9F237" w14:textId="7CB56731" w:rsidR="00E70B50" w:rsidRPr="00A622DF" w:rsidDel="00485B6B" w:rsidRDefault="00E70B50" w:rsidP="00C05D87">
      <w:pPr>
        <w:pStyle w:val="Hnhnh"/>
        <w:rPr>
          <w:del w:id="1540" w:author="Mai Văn Chánh" w:date="2021-03-30T22:49:00Z"/>
          <w:shd w:val="clear" w:color="auto" w:fill="FFFFFF"/>
        </w:rPr>
      </w:pPr>
      <w:bookmarkStart w:id="1541" w:name="_Toc55581472"/>
      <w:del w:id="1542" w:author="Mai Văn Chánh" w:date="2021-03-30T22:49:00Z">
        <w:r w:rsidRPr="00A622DF" w:rsidDel="00485B6B">
          <w:rPr>
            <w:shd w:val="clear" w:color="auto" w:fill="FFFFFF"/>
          </w:rPr>
          <w:delText>Hình 3.1.2.5. Chức năng Đăng xuất</w:delText>
        </w:r>
        <w:bookmarkEnd w:id="1541"/>
      </w:del>
    </w:p>
    <w:p w14:paraId="7FBE12AD" w14:textId="77777777"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Các bước thực hiện:</w:t>
      </w:r>
    </w:p>
    <w:p w14:paraId="39DF69DD" w14:textId="77777777" w:rsidR="009A1B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1: Xây dựng Menu Toolbar (Thêm, Đăng xuất).</w:t>
      </w:r>
    </w:p>
    <w:p w14:paraId="4AED163B" w14:textId="77777777" w:rsidR="008064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2: Xây dựng Class CongViec.</w:t>
      </w:r>
    </w:p>
    <w:p w14:paraId="047AB233" w14:textId="77777777" w:rsidR="008064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3: Xây dựng ArrayList để lưu các đối tượng.</w:t>
      </w:r>
    </w:p>
    <w:p w14:paraId="7212FD0E" w14:textId="77777777" w:rsidR="008064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4: Xây dựng ListView để hiển thị ArrayList.</w:t>
      </w:r>
    </w:p>
    <w:p w14:paraId="5D82FA92" w14:textId="77777777" w:rsidR="008064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5: Xây dựng Menu Context (Chi tiết, Sửa, Xóa)</w:t>
      </w:r>
    </w:p>
    <w:p w14:paraId="04D38FE1" w14:textId="77777777" w:rsidR="0080646A" w:rsidRDefault="0080646A"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6: Xây dựng các phương thức Intent để chuyển dữ liệu đi các màn hình.</w:t>
      </w:r>
    </w:p>
    <w:p w14:paraId="4343603D" w14:textId="022E684B" w:rsidR="006D0F40" w:rsidRDefault="006D0F40" w:rsidP="00650CA2">
      <w:pPr>
        <w:spacing w:line="276" w:lineRule="auto"/>
        <w:rPr>
          <w:ins w:id="1543" w:author="Mai Văn Chánh" w:date="2021-03-30T22:49:00Z"/>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7: Xây dựng sự kiện khi chọn Item trong Menu Toolbar và Menu Context.</w:t>
      </w:r>
    </w:p>
    <w:p w14:paraId="4963BA12" w14:textId="58BB7B29" w:rsidR="00485B6B" w:rsidRDefault="00485B6B" w:rsidP="00650CA2">
      <w:pPr>
        <w:spacing w:line="276" w:lineRule="auto"/>
        <w:rPr>
          <w:ins w:id="1544" w:author="Mai Văn Chánh" w:date="2021-03-30T22:49:00Z"/>
          <w:rFonts w:ascii="Times New Roman" w:eastAsia="Times New Roman" w:hAnsi="Times New Roman" w:cs="Times New Roman"/>
          <w:sz w:val="26"/>
          <w:szCs w:val="26"/>
          <w:shd w:val="clear" w:color="auto" w:fill="FFFFFF"/>
          <w:lang w:val="vi-VN"/>
        </w:rPr>
      </w:pPr>
    </w:p>
    <w:p w14:paraId="2B70ADCF" w14:textId="1CC8B6D8" w:rsidR="00485B6B" w:rsidRDefault="00485B6B" w:rsidP="00650CA2">
      <w:pPr>
        <w:spacing w:line="276" w:lineRule="auto"/>
        <w:rPr>
          <w:ins w:id="1545" w:author="Mai Văn Chánh" w:date="2021-03-30T22:49:00Z"/>
          <w:rFonts w:ascii="Times New Roman" w:eastAsia="Times New Roman" w:hAnsi="Times New Roman" w:cs="Times New Roman"/>
          <w:sz w:val="26"/>
          <w:szCs w:val="26"/>
          <w:shd w:val="clear" w:color="auto" w:fill="FFFFFF"/>
          <w:lang w:val="vi-VN"/>
        </w:rPr>
      </w:pPr>
    </w:p>
    <w:p w14:paraId="5B1B2B5F" w14:textId="3C5BD07A" w:rsidR="00485B6B" w:rsidRDefault="00485B6B" w:rsidP="00650CA2">
      <w:pPr>
        <w:spacing w:line="276" w:lineRule="auto"/>
        <w:rPr>
          <w:ins w:id="1546" w:author="Mai Văn Chánh" w:date="2021-03-30T22:49:00Z"/>
          <w:rFonts w:ascii="Times New Roman" w:eastAsia="Times New Roman" w:hAnsi="Times New Roman" w:cs="Times New Roman"/>
          <w:sz w:val="26"/>
          <w:szCs w:val="26"/>
          <w:shd w:val="clear" w:color="auto" w:fill="FFFFFF"/>
          <w:lang w:val="vi-VN"/>
        </w:rPr>
      </w:pPr>
    </w:p>
    <w:p w14:paraId="2959A08E" w14:textId="6E711EF5" w:rsidR="00485B6B" w:rsidRDefault="00485B6B" w:rsidP="00650CA2">
      <w:pPr>
        <w:spacing w:line="276" w:lineRule="auto"/>
        <w:rPr>
          <w:ins w:id="1547" w:author="Mai Văn Chánh" w:date="2021-03-30T22:49:00Z"/>
          <w:rFonts w:ascii="Times New Roman" w:eastAsia="Times New Roman" w:hAnsi="Times New Roman" w:cs="Times New Roman"/>
          <w:sz w:val="26"/>
          <w:szCs w:val="26"/>
          <w:shd w:val="clear" w:color="auto" w:fill="FFFFFF"/>
          <w:lang w:val="vi-VN"/>
        </w:rPr>
      </w:pPr>
    </w:p>
    <w:p w14:paraId="04BD7FC3" w14:textId="74DB1EE6" w:rsidR="00485B6B" w:rsidRDefault="00485B6B" w:rsidP="00650CA2">
      <w:pPr>
        <w:spacing w:line="276" w:lineRule="auto"/>
        <w:rPr>
          <w:ins w:id="1548" w:author="Mai Văn Chánh" w:date="2021-03-30T22:49:00Z"/>
          <w:rFonts w:ascii="Times New Roman" w:eastAsia="Times New Roman" w:hAnsi="Times New Roman" w:cs="Times New Roman"/>
          <w:sz w:val="26"/>
          <w:szCs w:val="26"/>
          <w:shd w:val="clear" w:color="auto" w:fill="FFFFFF"/>
          <w:lang w:val="vi-VN"/>
        </w:rPr>
      </w:pPr>
    </w:p>
    <w:p w14:paraId="153D4D33" w14:textId="6BC769E0" w:rsidR="00485B6B" w:rsidRDefault="00485B6B" w:rsidP="00650CA2">
      <w:pPr>
        <w:spacing w:line="276" w:lineRule="auto"/>
        <w:rPr>
          <w:ins w:id="1549" w:author="Mai Văn Chánh" w:date="2021-03-30T22:49:00Z"/>
          <w:rFonts w:ascii="Times New Roman" w:eastAsia="Times New Roman" w:hAnsi="Times New Roman" w:cs="Times New Roman"/>
          <w:sz w:val="26"/>
          <w:szCs w:val="26"/>
          <w:shd w:val="clear" w:color="auto" w:fill="FFFFFF"/>
          <w:lang w:val="vi-VN"/>
        </w:rPr>
      </w:pPr>
    </w:p>
    <w:p w14:paraId="5C35BA19" w14:textId="14313783" w:rsidR="00485B6B" w:rsidRDefault="00485B6B" w:rsidP="00650CA2">
      <w:pPr>
        <w:spacing w:line="276" w:lineRule="auto"/>
        <w:rPr>
          <w:ins w:id="1550" w:author="Mai Văn Chánh" w:date="2021-03-30T22:49:00Z"/>
          <w:rFonts w:ascii="Times New Roman" w:eastAsia="Times New Roman" w:hAnsi="Times New Roman" w:cs="Times New Roman"/>
          <w:sz w:val="26"/>
          <w:szCs w:val="26"/>
          <w:shd w:val="clear" w:color="auto" w:fill="FFFFFF"/>
          <w:lang w:val="vi-VN"/>
        </w:rPr>
      </w:pPr>
    </w:p>
    <w:p w14:paraId="3F2B5BAE" w14:textId="7D68F9CC" w:rsidR="00485B6B" w:rsidRDefault="00485B6B" w:rsidP="00650CA2">
      <w:pPr>
        <w:spacing w:line="276" w:lineRule="auto"/>
        <w:rPr>
          <w:ins w:id="1551" w:author="Mai Văn Chánh" w:date="2021-03-30T22:49:00Z"/>
          <w:rFonts w:ascii="Times New Roman" w:eastAsia="Times New Roman" w:hAnsi="Times New Roman" w:cs="Times New Roman"/>
          <w:sz w:val="26"/>
          <w:szCs w:val="26"/>
          <w:shd w:val="clear" w:color="auto" w:fill="FFFFFF"/>
          <w:lang w:val="vi-VN"/>
        </w:rPr>
      </w:pPr>
    </w:p>
    <w:p w14:paraId="3F441446" w14:textId="31CAA35D" w:rsidR="00485B6B" w:rsidRDefault="00485B6B" w:rsidP="00650CA2">
      <w:pPr>
        <w:spacing w:line="276" w:lineRule="auto"/>
        <w:rPr>
          <w:ins w:id="1552" w:author="Mai Văn Chánh" w:date="2021-03-30T22:49:00Z"/>
          <w:rFonts w:ascii="Times New Roman" w:eastAsia="Times New Roman" w:hAnsi="Times New Roman" w:cs="Times New Roman"/>
          <w:sz w:val="26"/>
          <w:szCs w:val="26"/>
          <w:shd w:val="clear" w:color="auto" w:fill="FFFFFF"/>
          <w:lang w:val="vi-VN"/>
        </w:rPr>
      </w:pPr>
    </w:p>
    <w:p w14:paraId="45E9E9C5" w14:textId="39BA133E" w:rsidR="00485B6B" w:rsidRDefault="00485B6B" w:rsidP="00650CA2">
      <w:pPr>
        <w:spacing w:line="276" w:lineRule="auto"/>
        <w:rPr>
          <w:ins w:id="1553" w:author="Mai Văn Chánh" w:date="2021-03-30T22:49:00Z"/>
          <w:rFonts w:ascii="Times New Roman" w:eastAsia="Times New Roman" w:hAnsi="Times New Roman" w:cs="Times New Roman"/>
          <w:sz w:val="26"/>
          <w:szCs w:val="26"/>
          <w:shd w:val="clear" w:color="auto" w:fill="FFFFFF"/>
          <w:lang w:val="vi-VN"/>
        </w:rPr>
      </w:pPr>
    </w:p>
    <w:p w14:paraId="328101D9" w14:textId="1A30B0E2" w:rsidR="00485B6B" w:rsidRDefault="00485B6B" w:rsidP="00650CA2">
      <w:pPr>
        <w:spacing w:line="276" w:lineRule="auto"/>
        <w:rPr>
          <w:ins w:id="1554" w:author="Mai Văn Chánh" w:date="2021-03-30T22:49:00Z"/>
          <w:rFonts w:ascii="Times New Roman" w:eastAsia="Times New Roman" w:hAnsi="Times New Roman" w:cs="Times New Roman"/>
          <w:sz w:val="26"/>
          <w:szCs w:val="26"/>
          <w:shd w:val="clear" w:color="auto" w:fill="FFFFFF"/>
          <w:lang w:val="vi-VN"/>
        </w:rPr>
      </w:pPr>
    </w:p>
    <w:p w14:paraId="58FE99C7" w14:textId="3A5E52AA" w:rsidR="00485B6B" w:rsidRDefault="00485B6B" w:rsidP="00650CA2">
      <w:pPr>
        <w:spacing w:line="276" w:lineRule="auto"/>
        <w:rPr>
          <w:ins w:id="1555" w:author="Mai Văn Chánh" w:date="2021-03-30T22:49:00Z"/>
          <w:rFonts w:ascii="Times New Roman" w:eastAsia="Times New Roman" w:hAnsi="Times New Roman" w:cs="Times New Roman"/>
          <w:sz w:val="26"/>
          <w:szCs w:val="26"/>
          <w:shd w:val="clear" w:color="auto" w:fill="FFFFFF"/>
          <w:lang w:val="vi-VN"/>
        </w:rPr>
      </w:pPr>
    </w:p>
    <w:p w14:paraId="67AE60B6" w14:textId="77777777" w:rsidR="00485B6B" w:rsidRPr="00A622DF" w:rsidRDefault="00485B6B" w:rsidP="00650CA2">
      <w:pPr>
        <w:spacing w:line="276" w:lineRule="auto"/>
        <w:rPr>
          <w:rFonts w:ascii="Times New Roman" w:eastAsia="Times New Roman" w:hAnsi="Times New Roman" w:cs="Times New Roman"/>
          <w:sz w:val="26"/>
          <w:szCs w:val="26"/>
          <w:shd w:val="clear" w:color="auto" w:fill="FFFFFF"/>
          <w:lang w:val="vi-VN"/>
        </w:rPr>
      </w:pPr>
    </w:p>
    <w:p w14:paraId="4FE7FBA3" w14:textId="4901AEC4" w:rsidR="009D219A" w:rsidRDefault="00D114A2" w:rsidP="009D219A">
      <w:pPr>
        <w:pStyle w:val="Heading3"/>
        <w:spacing w:line="276" w:lineRule="auto"/>
        <w:rPr>
          <w:ins w:id="1556" w:author="Mai Văn Chánh" w:date="2021-03-30T21:55:00Z"/>
          <w:rFonts w:ascii="Times New Roman" w:hAnsi="Times New Roman" w:cs="Times New Roman"/>
          <w:b/>
          <w:color w:val="auto"/>
          <w:sz w:val="26"/>
          <w:szCs w:val="26"/>
          <w:lang w:val="vi-VN"/>
        </w:rPr>
      </w:pPr>
      <w:del w:id="1557" w:author="Mai Văn Chánh" w:date="2021-03-30T22:54:00Z">
        <w:r w:rsidRPr="00A622DF" w:rsidDel="00485B6B">
          <w:rPr>
            <w:rFonts w:ascii="Times New Roman" w:hAnsi="Times New Roman" w:cs="Times New Roman"/>
            <w:b/>
            <w:color w:val="auto"/>
            <w:sz w:val="26"/>
            <w:szCs w:val="26"/>
            <w:lang w:val="vi-VN"/>
          </w:rPr>
          <w:lastRenderedPageBreak/>
          <w:tab/>
        </w:r>
      </w:del>
      <w:bookmarkStart w:id="1558" w:name="_Toc68038656"/>
      <w:r w:rsidRPr="00A622DF">
        <w:rPr>
          <w:rFonts w:ascii="Times New Roman" w:hAnsi="Times New Roman" w:cs="Times New Roman"/>
          <w:b/>
          <w:color w:val="auto"/>
          <w:sz w:val="26"/>
          <w:szCs w:val="26"/>
          <w:lang w:val="vi-VN"/>
        </w:rPr>
        <w:t>3.1.</w:t>
      </w:r>
      <w:ins w:id="1559" w:author="Mai Văn Chánh" w:date="2021-03-30T22:54:00Z">
        <w:r w:rsidR="00485B6B">
          <w:rPr>
            <w:rFonts w:ascii="Times New Roman" w:hAnsi="Times New Roman" w:cs="Times New Roman"/>
            <w:b/>
            <w:color w:val="auto"/>
            <w:sz w:val="26"/>
            <w:szCs w:val="26"/>
          </w:rPr>
          <w:t>4</w:t>
        </w:r>
      </w:ins>
      <w:del w:id="1560" w:author="Mai Văn Chánh" w:date="2021-03-30T22:54:00Z">
        <w:r w:rsidRPr="00A622DF" w:rsidDel="00485B6B">
          <w:rPr>
            <w:rFonts w:ascii="Times New Roman" w:hAnsi="Times New Roman" w:cs="Times New Roman"/>
            <w:b/>
            <w:color w:val="auto"/>
            <w:sz w:val="26"/>
            <w:szCs w:val="26"/>
            <w:lang w:val="vi-VN"/>
          </w:rPr>
          <w:delText>3</w:delText>
        </w:r>
      </w:del>
      <w:r w:rsidRPr="00A622DF">
        <w:rPr>
          <w:rFonts w:ascii="Times New Roman" w:hAnsi="Times New Roman" w:cs="Times New Roman"/>
          <w:b/>
          <w:color w:val="auto"/>
          <w:sz w:val="26"/>
          <w:szCs w:val="26"/>
          <w:lang w:val="vi-VN"/>
        </w:rPr>
        <w:t>. Màn hình Thêm</w:t>
      </w:r>
      <w:bookmarkEnd w:id="1558"/>
      <w:r w:rsidRPr="00A622DF">
        <w:rPr>
          <w:rFonts w:ascii="Times New Roman" w:hAnsi="Times New Roman" w:cs="Times New Roman"/>
          <w:b/>
          <w:color w:val="auto"/>
          <w:sz w:val="26"/>
          <w:szCs w:val="26"/>
          <w:lang w:val="vi-VN"/>
        </w:rPr>
        <w:t xml:space="preserve"> </w:t>
      </w:r>
    </w:p>
    <w:p w14:paraId="5865BC53" w14:textId="7F8CF1F8" w:rsidR="009D219A" w:rsidRDefault="009D219A" w:rsidP="009D219A">
      <w:pPr>
        <w:spacing w:line="276" w:lineRule="auto"/>
        <w:rPr>
          <w:ins w:id="1561" w:author="Mai Văn Chánh" w:date="2021-03-30T21:57:00Z"/>
          <w:rFonts w:ascii="Times New Roman" w:eastAsia="Times New Roman" w:hAnsi="Times New Roman" w:cs="Times New Roman"/>
          <w:sz w:val="26"/>
          <w:szCs w:val="26"/>
          <w:shd w:val="clear" w:color="auto" w:fill="FFFFFF"/>
          <w:lang w:val="vi-VN"/>
        </w:rPr>
      </w:pPr>
      <w:ins w:id="1562" w:author="Mai Văn Chánh" w:date="2021-03-30T21:55:00Z">
        <w:r w:rsidRPr="00A622DF">
          <w:rPr>
            <w:rFonts w:ascii="Times New Roman" w:eastAsia="Times New Roman" w:hAnsi="Times New Roman" w:cs="Times New Roman"/>
            <w:sz w:val="26"/>
            <w:szCs w:val="26"/>
            <w:shd w:val="clear" w:color="auto" w:fill="FFFFFF"/>
            <w:lang w:val="vi-VN"/>
          </w:rPr>
          <w:t>Mô tả màn hình:</w:t>
        </w:r>
      </w:ins>
    </w:p>
    <w:p w14:paraId="5D2BA5B0" w14:textId="5E0224FF" w:rsidR="009D219A" w:rsidRDefault="009D219A" w:rsidP="009D219A">
      <w:pPr>
        <w:spacing w:line="276" w:lineRule="auto"/>
        <w:rPr>
          <w:ins w:id="1563" w:author="Mai Văn Chánh" w:date="2021-03-30T21:58:00Z"/>
          <w:rFonts w:ascii="Times New Roman" w:eastAsia="Times New Roman" w:hAnsi="Times New Roman" w:cs="Times New Roman"/>
          <w:sz w:val="26"/>
          <w:szCs w:val="26"/>
          <w:shd w:val="clear" w:color="auto" w:fill="FFFFFF"/>
        </w:rPr>
      </w:pPr>
      <w:ins w:id="1564" w:author="Mai Văn Chánh" w:date="2021-03-30T21:57:00Z">
        <w:r w:rsidRPr="00A622DF">
          <w:rPr>
            <w:rFonts w:ascii="Times New Roman" w:eastAsia="Times New Roman" w:hAnsi="Times New Roman" w:cs="Times New Roman"/>
            <w:sz w:val="26"/>
            <w:szCs w:val="26"/>
            <w:shd w:val="clear" w:color="auto" w:fill="FFFFFF"/>
            <w:lang w:val="vi-VN"/>
          </w:rPr>
          <w:t>- Chức năng</w:t>
        </w:r>
        <w:r>
          <w:rPr>
            <w:rFonts w:ascii="Times New Roman" w:eastAsia="Times New Roman" w:hAnsi="Times New Roman" w:cs="Times New Roman"/>
            <w:sz w:val="26"/>
            <w:szCs w:val="26"/>
            <w:shd w:val="clear" w:color="auto" w:fill="FFFFFF"/>
          </w:rPr>
          <w:t xml:space="preserve"> nhập số tiền :</w:t>
        </w:r>
        <w:r w:rsidR="006D10F9">
          <w:rPr>
            <w:rFonts w:ascii="Times New Roman" w:eastAsia="Times New Roman" w:hAnsi="Times New Roman" w:cs="Times New Roman"/>
            <w:sz w:val="26"/>
            <w:szCs w:val="26"/>
            <w:shd w:val="clear" w:color="auto" w:fill="FFFFFF"/>
          </w:rPr>
          <w:t xml:space="preserve">Giúp thể hiện </w:t>
        </w:r>
      </w:ins>
      <w:ins w:id="1565" w:author="Mai Văn Chánh" w:date="2021-03-30T21:58:00Z">
        <w:r w:rsidR="006D10F9">
          <w:rPr>
            <w:rFonts w:ascii="Times New Roman" w:eastAsia="Times New Roman" w:hAnsi="Times New Roman" w:cs="Times New Roman"/>
            <w:sz w:val="26"/>
            <w:szCs w:val="26"/>
            <w:shd w:val="clear" w:color="auto" w:fill="FFFFFF"/>
          </w:rPr>
          <w:t>giá trị quản lý</w:t>
        </w:r>
      </w:ins>
    </w:p>
    <w:p w14:paraId="1352303E" w14:textId="78148228" w:rsidR="006D10F9" w:rsidRPr="009D219A" w:rsidRDefault="006D10F9" w:rsidP="009D219A">
      <w:pPr>
        <w:spacing w:line="276" w:lineRule="auto"/>
        <w:rPr>
          <w:ins w:id="1566" w:author="Mai Văn Chánh" w:date="2021-03-30T21:55:00Z"/>
          <w:rFonts w:ascii="Times New Roman" w:eastAsia="Times New Roman" w:hAnsi="Times New Roman" w:cs="Times New Roman"/>
          <w:sz w:val="26"/>
          <w:szCs w:val="26"/>
          <w:shd w:val="clear" w:color="auto" w:fill="FFFFFF"/>
          <w:rPrChange w:id="1567" w:author="Mai Văn Chánh" w:date="2021-03-30T21:57:00Z">
            <w:rPr>
              <w:ins w:id="1568" w:author="Mai Văn Chánh" w:date="2021-03-30T21:55:00Z"/>
              <w:rFonts w:ascii="Times New Roman" w:eastAsia="Times New Roman" w:hAnsi="Times New Roman" w:cs="Times New Roman"/>
              <w:sz w:val="26"/>
              <w:szCs w:val="26"/>
              <w:shd w:val="clear" w:color="auto" w:fill="FFFFFF"/>
              <w:lang w:val="vi-VN"/>
            </w:rPr>
          </w:rPrChange>
        </w:rPr>
      </w:pPr>
      <w:ins w:id="1569" w:author="Mai Văn Chánh" w:date="2021-03-30T21:58:00Z">
        <w:r w:rsidRPr="00A622DF">
          <w:rPr>
            <w:rFonts w:ascii="Times New Roman" w:eastAsia="Times New Roman" w:hAnsi="Times New Roman" w:cs="Times New Roman"/>
            <w:sz w:val="26"/>
            <w:szCs w:val="26"/>
            <w:shd w:val="clear" w:color="auto" w:fill="FFFFFF"/>
            <w:lang w:val="vi-VN"/>
          </w:rPr>
          <w:t>- Chức năng</w:t>
        </w:r>
        <w:r>
          <w:rPr>
            <w:rFonts w:ascii="Times New Roman" w:eastAsia="Times New Roman" w:hAnsi="Times New Roman" w:cs="Times New Roman"/>
            <w:sz w:val="26"/>
            <w:szCs w:val="26"/>
            <w:shd w:val="clear" w:color="auto" w:fill="FFFFFF"/>
          </w:rPr>
          <w:t xml:space="preserve"> nhập số tiền :Giúp thể hiện nội dung quản lý</w:t>
        </w:r>
      </w:ins>
    </w:p>
    <w:p w14:paraId="51F6A87F" w14:textId="30A9DCEB" w:rsidR="009D219A" w:rsidRPr="00A622DF" w:rsidRDefault="009D219A" w:rsidP="009D219A">
      <w:pPr>
        <w:spacing w:line="276" w:lineRule="auto"/>
        <w:rPr>
          <w:ins w:id="1570" w:author="Mai Văn Chánh" w:date="2021-03-30T21:55:00Z"/>
          <w:rFonts w:ascii="Times New Roman" w:eastAsia="Times New Roman" w:hAnsi="Times New Roman" w:cs="Times New Roman"/>
          <w:sz w:val="26"/>
          <w:szCs w:val="26"/>
          <w:shd w:val="clear" w:color="auto" w:fill="FFFFFF"/>
          <w:lang w:val="vi-VN"/>
        </w:rPr>
      </w:pPr>
      <w:ins w:id="1571" w:author="Mai Văn Chánh" w:date="2021-03-30T21:55:00Z">
        <w:r w:rsidRPr="00A622DF">
          <w:rPr>
            <w:rFonts w:ascii="Times New Roman" w:eastAsia="Times New Roman" w:hAnsi="Times New Roman" w:cs="Times New Roman"/>
            <w:sz w:val="26"/>
            <w:szCs w:val="26"/>
            <w:shd w:val="clear" w:color="auto" w:fill="FFFFFF"/>
            <w:lang w:val="vi-VN"/>
          </w:rPr>
          <w:t>- Chức năng Chọn ngày: Chức năng giúp người dùng thiết lập ngày bắt đầu của công việc.</w:t>
        </w:r>
      </w:ins>
    </w:p>
    <w:p w14:paraId="24A7BEF7" w14:textId="77777777" w:rsidR="00485B6B" w:rsidRDefault="009D219A" w:rsidP="00485B6B">
      <w:pPr>
        <w:keepNext/>
        <w:spacing w:line="276" w:lineRule="auto"/>
        <w:jc w:val="center"/>
        <w:rPr>
          <w:ins w:id="1572" w:author="Mai Văn Chánh" w:date="2021-03-30T22:50:00Z"/>
        </w:rPr>
        <w:pPrChange w:id="1573" w:author="Mai Văn Chánh" w:date="2021-03-30T22:50:00Z">
          <w:pPr>
            <w:spacing w:line="276" w:lineRule="auto"/>
            <w:jc w:val="center"/>
          </w:pPr>
        </w:pPrChange>
      </w:pPr>
      <w:ins w:id="1574" w:author="Mai Văn Chánh" w:date="2021-03-30T21:56:00Z">
        <w:r>
          <w:rPr>
            <w:rFonts w:ascii="Times New Roman" w:eastAsia="Times New Roman" w:hAnsi="Times New Roman" w:cs="Times New Roman"/>
            <w:noProof/>
            <w:sz w:val="26"/>
            <w:szCs w:val="26"/>
            <w:shd w:val="clear" w:color="auto" w:fill="FFFFFF"/>
            <w:lang w:val="vi-VN"/>
          </w:rPr>
          <w:drawing>
            <wp:inline distT="0" distB="0" distL="0" distR="0" wp14:anchorId="6A99AAC4" wp14:editId="29D5D693">
              <wp:extent cx="3067050" cy="3195547"/>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9">
                        <a:extLst>
                          <a:ext uri="{28A0092B-C50C-407E-A947-70E740481C1C}">
                            <a14:useLocalDpi xmlns:a14="http://schemas.microsoft.com/office/drawing/2010/main" val="0"/>
                          </a:ext>
                        </a:extLst>
                      </a:blip>
                      <a:stretch>
                        <a:fillRect/>
                      </a:stretch>
                    </pic:blipFill>
                    <pic:spPr>
                      <a:xfrm>
                        <a:off x="0" y="0"/>
                        <a:ext cx="3071887" cy="3200586"/>
                      </a:xfrm>
                      <a:prstGeom prst="rect">
                        <a:avLst/>
                      </a:prstGeom>
                    </pic:spPr>
                  </pic:pic>
                </a:graphicData>
              </a:graphic>
            </wp:inline>
          </w:drawing>
        </w:r>
      </w:ins>
    </w:p>
    <w:p w14:paraId="7EAB0300" w14:textId="75033485" w:rsidR="009D219A" w:rsidRPr="00485B6B" w:rsidRDefault="00485B6B" w:rsidP="00485B6B">
      <w:pPr>
        <w:pStyle w:val="Caption"/>
        <w:jc w:val="center"/>
        <w:rPr>
          <w:ins w:id="1575" w:author="Mai Văn Chánh" w:date="2021-03-30T21:55:00Z"/>
          <w:rFonts w:ascii="Times New Roman" w:eastAsia="Times New Roman" w:hAnsi="Times New Roman" w:cs="Times New Roman"/>
          <w:sz w:val="24"/>
          <w:szCs w:val="24"/>
          <w:shd w:val="clear" w:color="auto" w:fill="FFFFFF"/>
          <w:lang w:val="vi-VN"/>
          <w:rPrChange w:id="1576" w:author="Mai Văn Chánh" w:date="2021-03-30T22:50:00Z">
            <w:rPr>
              <w:ins w:id="1577" w:author="Mai Văn Chánh" w:date="2021-03-30T21:55:00Z"/>
              <w:rFonts w:ascii="Times New Roman" w:eastAsia="Times New Roman" w:hAnsi="Times New Roman" w:cs="Times New Roman"/>
              <w:sz w:val="26"/>
              <w:szCs w:val="26"/>
              <w:shd w:val="clear" w:color="auto" w:fill="FFFFFF"/>
              <w:lang w:val="vi-VN"/>
            </w:rPr>
          </w:rPrChange>
        </w:rPr>
        <w:pPrChange w:id="1578" w:author="Mai Văn Chánh" w:date="2021-03-30T22:50:00Z">
          <w:pPr>
            <w:spacing w:line="276" w:lineRule="auto"/>
            <w:jc w:val="center"/>
          </w:pPr>
        </w:pPrChange>
      </w:pPr>
      <w:bookmarkStart w:id="1579" w:name="_Toc68038144"/>
      <w:ins w:id="1580" w:author="Mai Văn Chánh" w:date="2021-03-30T22:50:00Z">
        <w:r w:rsidRPr="00485B6B">
          <w:rPr>
            <w:sz w:val="24"/>
            <w:szCs w:val="24"/>
            <w:rPrChange w:id="1581" w:author="Mai Văn Chánh" w:date="2021-03-30T22:50:00Z">
              <w:rPr/>
            </w:rPrChange>
          </w:rPr>
          <w:t xml:space="preserve">Hình  </w:t>
        </w:r>
        <w:r w:rsidRPr="00485B6B">
          <w:rPr>
            <w:sz w:val="24"/>
            <w:szCs w:val="24"/>
            <w:rPrChange w:id="1582" w:author="Mai Văn Chánh" w:date="2021-03-30T22:50:00Z">
              <w:rPr/>
            </w:rPrChange>
          </w:rPr>
          <w:fldChar w:fldCharType="begin"/>
        </w:r>
        <w:r w:rsidRPr="00485B6B">
          <w:rPr>
            <w:sz w:val="24"/>
            <w:szCs w:val="24"/>
            <w:rPrChange w:id="1583" w:author="Mai Văn Chánh" w:date="2021-03-30T22:50:00Z">
              <w:rPr/>
            </w:rPrChange>
          </w:rPr>
          <w:instrText xml:space="preserve"> SEQ Hình_ \* ARABIC </w:instrText>
        </w:r>
      </w:ins>
      <w:r w:rsidRPr="00485B6B">
        <w:rPr>
          <w:sz w:val="24"/>
          <w:szCs w:val="24"/>
          <w:rPrChange w:id="1584" w:author="Mai Văn Chánh" w:date="2021-03-30T22:50:00Z">
            <w:rPr/>
          </w:rPrChange>
        </w:rPr>
        <w:fldChar w:fldCharType="separate"/>
      </w:r>
      <w:ins w:id="1585" w:author="Mai Văn Chánh" w:date="2021-03-30T22:53:00Z">
        <w:r>
          <w:rPr>
            <w:noProof/>
            <w:sz w:val="24"/>
            <w:szCs w:val="24"/>
          </w:rPr>
          <w:t>28</w:t>
        </w:r>
      </w:ins>
      <w:ins w:id="1586" w:author="Mai Văn Chánh" w:date="2021-03-30T22:50:00Z">
        <w:r w:rsidRPr="00485B6B">
          <w:rPr>
            <w:sz w:val="24"/>
            <w:szCs w:val="24"/>
            <w:rPrChange w:id="1587" w:author="Mai Văn Chánh" w:date="2021-03-30T22:50:00Z">
              <w:rPr/>
            </w:rPrChange>
          </w:rPr>
          <w:fldChar w:fldCharType="end"/>
        </w:r>
        <w:r w:rsidRPr="00485B6B">
          <w:rPr>
            <w:sz w:val="24"/>
            <w:szCs w:val="24"/>
            <w:rPrChange w:id="1588" w:author="Mai Văn Chánh" w:date="2021-03-30T22:50:00Z">
              <w:rPr/>
            </w:rPrChange>
          </w:rPr>
          <w:t>:Chức năng thêm chi tiêu</w:t>
        </w:r>
      </w:ins>
      <w:bookmarkEnd w:id="1579"/>
    </w:p>
    <w:p w14:paraId="1E79406B" w14:textId="694828C8" w:rsidR="009D219A" w:rsidRPr="00A622DF" w:rsidRDefault="009D219A" w:rsidP="009D219A">
      <w:pPr>
        <w:spacing w:line="276" w:lineRule="auto"/>
        <w:rPr>
          <w:ins w:id="1589" w:author="Mai Văn Chánh" w:date="2021-03-30T21:55:00Z"/>
          <w:rFonts w:ascii="Times New Roman" w:eastAsia="Times New Roman" w:hAnsi="Times New Roman" w:cs="Times New Roman"/>
          <w:sz w:val="26"/>
          <w:szCs w:val="26"/>
          <w:shd w:val="clear" w:color="auto" w:fill="FFFFFF"/>
          <w:lang w:val="vi-VN"/>
        </w:rPr>
      </w:pPr>
      <w:ins w:id="1590" w:author="Mai Văn Chánh" w:date="2021-03-30T21:55:00Z">
        <w:r w:rsidRPr="00A622DF">
          <w:rPr>
            <w:rFonts w:ascii="Times New Roman" w:eastAsia="Times New Roman" w:hAnsi="Times New Roman" w:cs="Times New Roman"/>
            <w:sz w:val="26"/>
            <w:szCs w:val="26"/>
            <w:shd w:val="clear" w:color="auto" w:fill="FFFFFF"/>
            <w:lang w:val="vi-VN"/>
          </w:rPr>
          <w:t xml:space="preserve">- Chức năng </w:t>
        </w:r>
      </w:ins>
      <w:ins w:id="1591" w:author="Mai Văn Chánh" w:date="2021-03-30T21:59:00Z">
        <w:r w:rsidR="006D10F9">
          <w:rPr>
            <w:rFonts w:ascii="Times New Roman" w:eastAsia="Times New Roman" w:hAnsi="Times New Roman" w:cs="Times New Roman"/>
            <w:sz w:val="26"/>
            <w:szCs w:val="26"/>
            <w:shd w:val="clear" w:color="auto" w:fill="FFFFFF"/>
          </w:rPr>
          <w:t>xác nhận</w:t>
        </w:r>
      </w:ins>
      <w:ins w:id="1592" w:author="Mai Văn Chánh" w:date="2021-03-30T21:55:00Z">
        <w:r w:rsidRPr="00A622DF">
          <w:rPr>
            <w:rFonts w:ascii="Times New Roman" w:eastAsia="Times New Roman" w:hAnsi="Times New Roman" w:cs="Times New Roman"/>
            <w:sz w:val="26"/>
            <w:szCs w:val="26"/>
            <w:shd w:val="clear" w:color="auto" w:fill="FFFFFF"/>
            <w:lang w:val="vi-VN"/>
          </w:rPr>
          <w:t xml:space="preserve">: Chức năng giúp người dùng lưu lại các thông tin của </w:t>
        </w:r>
      </w:ins>
      <w:ins w:id="1593" w:author="Mai Văn Chánh" w:date="2021-03-30T21:59:00Z">
        <w:r w:rsidR="006D10F9">
          <w:rPr>
            <w:rFonts w:ascii="Times New Roman" w:eastAsia="Times New Roman" w:hAnsi="Times New Roman" w:cs="Times New Roman"/>
            <w:sz w:val="26"/>
            <w:szCs w:val="26"/>
            <w:shd w:val="clear" w:color="auto" w:fill="FFFFFF"/>
          </w:rPr>
          <w:t>nội dung</w:t>
        </w:r>
      </w:ins>
      <w:ins w:id="1594" w:author="Mai Văn Chánh" w:date="2021-03-30T21:55:00Z">
        <w:r w:rsidRPr="00A622DF">
          <w:rPr>
            <w:rFonts w:ascii="Times New Roman" w:eastAsia="Times New Roman" w:hAnsi="Times New Roman" w:cs="Times New Roman"/>
            <w:sz w:val="26"/>
            <w:szCs w:val="26"/>
            <w:shd w:val="clear" w:color="auto" w:fill="FFFFFF"/>
            <w:lang w:val="vi-VN"/>
          </w:rPr>
          <w:t xml:space="preserve"> sau khi người dùng đã thiết lập.</w:t>
        </w:r>
      </w:ins>
    </w:p>
    <w:p w14:paraId="2CA8FE85" w14:textId="10517FF6" w:rsidR="009D219A" w:rsidRPr="00A622DF" w:rsidRDefault="009D219A" w:rsidP="009D219A">
      <w:pPr>
        <w:spacing w:line="276" w:lineRule="auto"/>
        <w:jc w:val="center"/>
        <w:rPr>
          <w:ins w:id="1595" w:author="Mai Văn Chánh" w:date="2021-03-30T21:55:00Z"/>
          <w:rFonts w:ascii="Times New Roman" w:eastAsia="Times New Roman" w:hAnsi="Times New Roman" w:cs="Times New Roman"/>
          <w:sz w:val="26"/>
          <w:szCs w:val="26"/>
          <w:shd w:val="clear" w:color="auto" w:fill="FFFFFF"/>
          <w:lang w:val="vi-VN"/>
        </w:rPr>
      </w:pPr>
    </w:p>
    <w:p w14:paraId="2A316295" w14:textId="56421FDB" w:rsidR="009D219A" w:rsidRPr="00A622DF" w:rsidRDefault="009D219A" w:rsidP="009D219A">
      <w:pPr>
        <w:spacing w:line="276" w:lineRule="auto"/>
        <w:rPr>
          <w:ins w:id="1596" w:author="Mai Văn Chánh" w:date="2021-03-30T21:55:00Z"/>
          <w:rFonts w:ascii="Times New Roman" w:eastAsia="Times New Roman" w:hAnsi="Times New Roman" w:cs="Times New Roman"/>
          <w:sz w:val="26"/>
          <w:szCs w:val="26"/>
          <w:shd w:val="clear" w:color="auto" w:fill="FFFFFF"/>
          <w:lang w:val="vi-VN"/>
        </w:rPr>
      </w:pPr>
      <w:ins w:id="1597" w:author="Mai Văn Chánh" w:date="2021-03-30T21:55:00Z">
        <w:r w:rsidRPr="00A622DF">
          <w:rPr>
            <w:rFonts w:ascii="Times New Roman" w:eastAsia="Times New Roman" w:hAnsi="Times New Roman" w:cs="Times New Roman"/>
            <w:sz w:val="26"/>
            <w:szCs w:val="26"/>
            <w:shd w:val="clear" w:color="auto" w:fill="FFFFFF"/>
            <w:lang w:val="vi-VN"/>
          </w:rPr>
          <w:t xml:space="preserve">- Chức năng Thoát: Chức năng giúp người dùng thoát khỏi chế độ thêm hoặc sửa </w:t>
        </w:r>
      </w:ins>
      <w:ins w:id="1598" w:author="Mai Văn Chánh" w:date="2021-03-30T22:24:00Z">
        <w:r w:rsidR="007F4720">
          <w:rPr>
            <w:rFonts w:ascii="Times New Roman" w:eastAsia="Times New Roman" w:hAnsi="Times New Roman" w:cs="Times New Roman"/>
            <w:sz w:val="26"/>
            <w:szCs w:val="26"/>
            <w:shd w:val="clear" w:color="auto" w:fill="FFFFFF"/>
          </w:rPr>
          <w:t>chi tiêu</w:t>
        </w:r>
      </w:ins>
      <w:ins w:id="1599" w:author="Mai Văn Chánh" w:date="2021-03-30T21:55:00Z">
        <w:r w:rsidRPr="00A622DF">
          <w:rPr>
            <w:rFonts w:ascii="Times New Roman" w:eastAsia="Times New Roman" w:hAnsi="Times New Roman" w:cs="Times New Roman"/>
            <w:sz w:val="26"/>
            <w:szCs w:val="26"/>
            <w:shd w:val="clear" w:color="auto" w:fill="FFFFFF"/>
            <w:lang w:val="vi-VN"/>
          </w:rPr>
          <w:t xml:space="preserve"> khi không còn nhu cầu.</w:t>
        </w:r>
      </w:ins>
    </w:p>
    <w:p w14:paraId="439FC738" w14:textId="602EADCC" w:rsidR="009D219A" w:rsidRPr="00A622DF" w:rsidRDefault="009D219A" w:rsidP="009D219A">
      <w:pPr>
        <w:spacing w:line="276" w:lineRule="auto"/>
        <w:jc w:val="center"/>
        <w:rPr>
          <w:ins w:id="1600" w:author="Mai Văn Chánh" w:date="2021-03-30T21:55:00Z"/>
          <w:rFonts w:ascii="Times New Roman" w:eastAsia="Times New Roman" w:hAnsi="Times New Roman" w:cs="Times New Roman"/>
          <w:sz w:val="26"/>
          <w:szCs w:val="26"/>
          <w:shd w:val="clear" w:color="auto" w:fill="FFFFFF"/>
          <w:lang w:val="vi-VN"/>
        </w:rPr>
      </w:pPr>
    </w:p>
    <w:p w14:paraId="203283B0" w14:textId="77777777" w:rsidR="009D219A" w:rsidRPr="00A622DF" w:rsidRDefault="009D219A" w:rsidP="009D219A">
      <w:pPr>
        <w:spacing w:line="276" w:lineRule="auto"/>
        <w:rPr>
          <w:ins w:id="1601" w:author="Mai Văn Chánh" w:date="2021-03-30T21:55:00Z"/>
          <w:rFonts w:ascii="Times New Roman" w:eastAsia="Times New Roman" w:hAnsi="Times New Roman" w:cs="Times New Roman"/>
          <w:sz w:val="26"/>
          <w:szCs w:val="26"/>
          <w:shd w:val="clear" w:color="auto" w:fill="FFFFFF"/>
          <w:lang w:val="vi-VN"/>
        </w:rPr>
      </w:pPr>
      <w:ins w:id="1602" w:author="Mai Văn Chánh" w:date="2021-03-30T21:55:00Z">
        <w:r w:rsidRPr="00A622DF">
          <w:rPr>
            <w:rFonts w:ascii="Times New Roman" w:eastAsia="Times New Roman" w:hAnsi="Times New Roman" w:cs="Times New Roman"/>
            <w:sz w:val="26"/>
            <w:szCs w:val="26"/>
            <w:shd w:val="clear" w:color="auto" w:fill="FFFFFF"/>
            <w:lang w:val="vi-VN"/>
          </w:rPr>
          <w:t>Các bước thực hiện:</w:t>
        </w:r>
      </w:ins>
    </w:p>
    <w:p w14:paraId="4CF2C16A" w14:textId="77777777" w:rsidR="009D219A" w:rsidRDefault="009D219A" w:rsidP="009D219A">
      <w:pPr>
        <w:spacing w:line="276" w:lineRule="auto"/>
        <w:rPr>
          <w:ins w:id="1603" w:author="Mai Văn Chánh" w:date="2021-03-30T21:55:00Z"/>
          <w:rFonts w:ascii="Times New Roman" w:eastAsia="Times New Roman" w:hAnsi="Times New Roman" w:cs="Times New Roman"/>
          <w:sz w:val="26"/>
          <w:szCs w:val="26"/>
          <w:shd w:val="clear" w:color="auto" w:fill="FFFFFF"/>
          <w:lang w:val="vi-VN"/>
        </w:rPr>
      </w:pPr>
      <w:ins w:id="1604" w:author="Mai Văn Chánh" w:date="2021-03-30T21:55:00Z">
        <w:r>
          <w:rPr>
            <w:rFonts w:ascii="Times New Roman" w:eastAsia="Times New Roman" w:hAnsi="Times New Roman" w:cs="Times New Roman"/>
            <w:sz w:val="26"/>
            <w:szCs w:val="26"/>
            <w:shd w:val="clear" w:color="auto" w:fill="FFFFFF"/>
            <w:lang w:val="vi-VN"/>
          </w:rPr>
          <w:tab/>
          <w:t>Bước 1: Xây dựng các EditText và các Button cần thiết.</w:t>
        </w:r>
      </w:ins>
    </w:p>
    <w:p w14:paraId="17F2EE7B" w14:textId="70E9D9FA" w:rsidR="009D219A" w:rsidRDefault="009D219A" w:rsidP="009D219A">
      <w:pPr>
        <w:spacing w:line="276" w:lineRule="auto"/>
        <w:rPr>
          <w:ins w:id="1605" w:author="Mai Văn Chánh" w:date="2021-03-30T21:55:00Z"/>
          <w:rFonts w:ascii="Times New Roman" w:eastAsia="Times New Roman" w:hAnsi="Times New Roman" w:cs="Times New Roman"/>
          <w:sz w:val="26"/>
          <w:szCs w:val="26"/>
          <w:shd w:val="clear" w:color="auto" w:fill="FFFFFF"/>
          <w:lang w:val="vi-VN"/>
        </w:rPr>
      </w:pPr>
      <w:ins w:id="1606" w:author="Mai Văn Chánh" w:date="2021-03-30T21:55:00Z">
        <w:r>
          <w:rPr>
            <w:rFonts w:ascii="Times New Roman" w:eastAsia="Times New Roman" w:hAnsi="Times New Roman" w:cs="Times New Roman"/>
            <w:sz w:val="26"/>
            <w:szCs w:val="26"/>
            <w:shd w:val="clear" w:color="auto" w:fill="FFFFFF"/>
            <w:lang w:val="vi-VN"/>
          </w:rPr>
          <w:tab/>
          <w:t xml:space="preserve">Bước 2: Xây dựng sự kiện Click cho </w:t>
        </w:r>
      </w:ins>
      <w:ins w:id="1607" w:author="Mai Văn Chánh" w:date="2021-03-30T22:01:00Z">
        <w:r w:rsidR="006D10F9">
          <w:rPr>
            <w:rFonts w:ascii="Times New Roman" w:eastAsia="Times New Roman" w:hAnsi="Times New Roman" w:cs="Times New Roman"/>
            <w:sz w:val="26"/>
            <w:szCs w:val="26"/>
            <w:shd w:val="clear" w:color="auto" w:fill="FFFFFF"/>
          </w:rPr>
          <w:t>datepicker</w:t>
        </w:r>
      </w:ins>
      <w:ins w:id="1608" w:author="Mai Văn Chánh" w:date="2021-03-30T21:55:00Z">
        <w:r>
          <w:rPr>
            <w:rFonts w:ascii="Times New Roman" w:eastAsia="Times New Roman" w:hAnsi="Times New Roman" w:cs="Times New Roman"/>
            <w:sz w:val="26"/>
            <w:szCs w:val="26"/>
            <w:shd w:val="clear" w:color="auto" w:fill="FFFFFF"/>
            <w:lang w:val="vi-VN"/>
          </w:rPr>
          <w:t xml:space="preserve"> Ngày.</w:t>
        </w:r>
      </w:ins>
    </w:p>
    <w:p w14:paraId="4DEF8DEB" w14:textId="23005C2E" w:rsidR="009D219A" w:rsidRDefault="009D219A" w:rsidP="009D219A">
      <w:pPr>
        <w:spacing w:line="276" w:lineRule="auto"/>
        <w:rPr>
          <w:ins w:id="1609" w:author="Mai Văn Chánh" w:date="2021-03-30T21:55:00Z"/>
          <w:rFonts w:ascii="Times New Roman" w:eastAsia="Times New Roman" w:hAnsi="Times New Roman" w:cs="Times New Roman"/>
          <w:sz w:val="26"/>
          <w:szCs w:val="26"/>
          <w:shd w:val="clear" w:color="auto" w:fill="FFFFFF"/>
          <w:lang w:val="vi-VN"/>
        </w:rPr>
      </w:pPr>
      <w:ins w:id="1610" w:author="Mai Văn Chánh" w:date="2021-03-30T21:55:00Z">
        <w:r>
          <w:rPr>
            <w:rFonts w:ascii="Times New Roman" w:eastAsia="Times New Roman" w:hAnsi="Times New Roman" w:cs="Times New Roman"/>
            <w:sz w:val="26"/>
            <w:szCs w:val="26"/>
            <w:shd w:val="clear" w:color="auto" w:fill="FFFFFF"/>
            <w:lang w:val="vi-VN"/>
          </w:rPr>
          <w:tab/>
          <w:t xml:space="preserve">Bước </w:t>
        </w:r>
      </w:ins>
      <w:ins w:id="1611" w:author="Mai Văn Chánh" w:date="2021-03-30T22:00:00Z">
        <w:r w:rsidR="006D10F9">
          <w:rPr>
            <w:rFonts w:ascii="Times New Roman" w:eastAsia="Times New Roman" w:hAnsi="Times New Roman" w:cs="Times New Roman"/>
            <w:sz w:val="26"/>
            <w:szCs w:val="26"/>
            <w:shd w:val="clear" w:color="auto" w:fill="FFFFFF"/>
          </w:rPr>
          <w:t>3</w:t>
        </w:r>
      </w:ins>
      <w:ins w:id="1612" w:author="Mai Văn Chánh" w:date="2021-03-30T21:55:00Z">
        <w:r>
          <w:rPr>
            <w:rFonts w:ascii="Times New Roman" w:eastAsia="Times New Roman" w:hAnsi="Times New Roman" w:cs="Times New Roman"/>
            <w:sz w:val="26"/>
            <w:szCs w:val="26"/>
            <w:shd w:val="clear" w:color="auto" w:fill="FFFFFF"/>
            <w:lang w:val="vi-VN"/>
          </w:rPr>
          <w:t>: Xây dựng hàm xử lí thời gian đã được chọn.</w:t>
        </w:r>
      </w:ins>
    </w:p>
    <w:p w14:paraId="7A245B84" w14:textId="1F0C9AE7" w:rsidR="009D219A" w:rsidRDefault="009D219A" w:rsidP="009D219A">
      <w:pPr>
        <w:spacing w:line="276" w:lineRule="auto"/>
        <w:rPr>
          <w:ins w:id="1613" w:author="Mai Văn Chánh" w:date="2021-03-30T21:55:00Z"/>
          <w:rFonts w:ascii="Times New Roman" w:eastAsia="Times New Roman" w:hAnsi="Times New Roman" w:cs="Times New Roman"/>
          <w:sz w:val="26"/>
          <w:szCs w:val="26"/>
          <w:shd w:val="clear" w:color="auto" w:fill="FFFFFF"/>
          <w:lang w:val="vi-VN"/>
        </w:rPr>
      </w:pPr>
      <w:ins w:id="1614" w:author="Mai Văn Chánh" w:date="2021-03-30T21:55:00Z">
        <w:r>
          <w:rPr>
            <w:rFonts w:ascii="Times New Roman" w:eastAsia="Times New Roman" w:hAnsi="Times New Roman" w:cs="Times New Roman"/>
            <w:sz w:val="26"/>
            <w:szCs w:val="26"/>
            <w:shd w:val="clear" w:color="auto" w:fill="FFFFFF"/>
            <w:lang w:val="vi-VN"/>
          </w:rPr>
          <w:tab/>
          <w:t xml:space="preserve">Bước </w:t>
        </w:r>
      </w:ins>
      <w:ins w:id="1615" w:author="Mai Văn Chánh" w:date="2021-03-30T22:00:00Z">
        <w:r w:rsidR="006D10F9">
          <w:rPr>
            <w:rFonts w:ascii="Times New Roman" w:eastAsia="Times New Roman" w:hAnsi="Times New Roman" w:cs="Times New Roman"/>
            <w:sz w:val="26"/>
            <w:szCs w:val="26"/>
            <w:shd w:val="clear" w:color="auto" w:fill="FFFFFF"/>
          </w:rPr>
          <w:t>4</w:t>
        </w:r>
      </w:ins>
      <w:ins w:id="1616" w:author="Mai Văn Chánh" w:date="2021-03-30T21:55:00Z">
        <w:r>
          <w:rPr>
            <w:rFonts w:ascii="Times New Roman" w:eastAsia="Times New Roman" w:hAnsi="Times New Roman" w:cs="Times New Roman"/>
            <w:sz w:val="26"/>
            <w:szCs w:val="26"/>
            <w:shd w:val="clear" w:color="auto" w:fill="FFFFFF"/>
            <w:lang w:val="vi-VN"/>
          </w:rPr>
          <w:t xml:space="preserve">: Xây dựng sự kiện Click cho button </w:t>
        </w:r>
      </w:ins>
      <w:ins w:id="1617" w:author="Mai Văn Chánh" w:date="2021-03-30T22:00:00Z">
        <w:r w:rsidR="006D10F9">
          <w:rPr>
            <w:rFonts w:ascii="Times New Roman" w:eastAsia="Times New Roman" w:hAnsi="Times New Roman" w:cs="Times New Roman"/>
            <w:sz w:val="26"/>
            <w:szCs w:val="26"/>
            <w:shd w:val="clear" w:color="auto" w:fill="FFFFFF"/>
          </w:rPr>
          <w:t>Xác nhận</w:t>
        </w:r>
      </w:ins>
      <w:ins w:id="1618" w:author="Mai Văn Chánh" w:date="2021-03-30T21:55:00Z">
        <w:r>
          <w:rPr>
            <w:rFonts w:ascii="Times New Roman" w:eastAsia="Times New Roman" w:hAnsi="Times New Roman" w:cs="Times New Roman"/>
            <w:sz w:val="26"/>
            <w:szCs w:val="26"/>
            <w:shd w:val="clear" w:color="auto" w:fill="FFFFFF"/>
            <w:lang w:val="vi-VN"/>
          </w:rPr>
          <w:t>.</w:t>
        </w:r>
      </w:ins>
    </w:p>
    <w:p w14:paraId="0ACFD22A" w14:textId="2459AB19" w:rsidR="009A1B6A" w:rsidRPr="00485B6B" w:rsidRDefault="009D219A" w:rsidP="00485B6B">
      <w:pPr>
        <w:spacing w:line="276" w:lineRule="auto"/>
        <w:rPr>
          <w:rFonts w:ascii="Times New Roman" w:eastAsia="Times New Roman" w:hAnsi="Times New Roman" w:cs="Times New Roman"/>
          <w:sz w:val="26"/>
          <w:szCs w:val="26"/>
          <w:shd w:val="clear" w:color="auto" w:fill="FFFFFF"/>
          <w:lang w:val="vi-VN"/>
          <w:rPrChange w:id="1619" w:author="Mai Văn Chánh" w:date="2021-03-30T22:54:00Z">
            <w:rPr>
              <w:rFonts w:ascii="Times New Roman" w:hAnsi="Times New Roman" w:cs="Times New Roman"/>
              <w:b/>
              <w:color w:val="auto"/>
              <w:sz w:val="26"/>
              <w:szCs w:val="26"/>
              <w:lang w:val="vi-VN"/>
            </w:rPr>
          </w:rPrChange>
        </w:rPr>
        <w:pPrChange w:id="1620" w:author="Mai Văn Chánh" w:date="2021-03-30T22:54:00Z">
          <w:pPr>
            <w:pStyle w:val="Heading3"/>
            <w:spacing w:line="276" w:lineRule="auto"/>
          </w:pPr>
        </w:pPrChange>
      </w:pPr>
      <w:ins w:id="1621" w:author="Mai Văn Chánh" w:date="2021-03-30T21:55:00Z">
        <w:r>
          <w:rPr>
            <w:rFonts w:ascii="Times New Roman" w:eastAsia="Times New Roman" w:hAnsi="Times New Roman" w:cs="Times New Roman"/>
            <w:sz w:val="26"/>
            <w:szCs w:val="26"/>
            <w:shd w:val="clear" w:color="auto" w:fill="FFFFFF"/>
            <w:lang w:val="vi-VN"/>
          </w:rPr>
          <w:tab/>
          <w:t xml:space="preserve">Bước </w:t>
        </w:r>
      </w:ins>
      <w:ins w:id="1622" w:author="Mai Văn Chánh" w:date="2021-03-30T22:00:00Z">
        <w:r w:rsidR="006D10F9">
          <w:rPr>
            <w:rFonts w:ascii="Times New Roman" w:eastAsia="Times New Roman" w:hAnsi="Times New Roman" w:cs="Times New Roman"/>
            <w:sz w:val="26"/>
            <w:szCs w:val="26"/>
            <w:shd w:val="clear" w:color="auto" w:fill="FFFFFF"/>
          </w:rPr>
          <w:t>5</w:t>
        </w:r>
      </w:ins>
      <w:ins w:id="1623" w:author="Mai Văn Chánh" w:date="2021-03-30T21:55:00Z">
        <w:r>
          <w:rPr>
            <w:rFonts w:ascii="Times New Roman" w:eastAsia="Times New Roman" w:hAnsi="Times New Roman" w:cs="Times New Roman"/>
            <w:sz w:val="26"/>
            <w:szCs w:val="26"/>
            <w:shd w:val="clear" w:color="auto" w:fill="FFFFFF"/>
            <w:lang w:val="vi-VN"/>
          </w:rPr>
          <w:t>: Xây dựng sự kiện Click cho button Thoát.</w:t>
        </w:r>
      </w:ins>
      <w:del w:id="1624" w:author="Mai Văn Chánh" w:date="2021-03-30T21:54:00Z">
        <w:r w:rsidR="00D114A2" w:rsidRPr="007F4720" w:rsidDel="009D219A">
          <w:rPr>
            <w:rFonts w:ascii="Times New Roman" w:hAnsi="Times New Roman" w:cs="Times New Roman"/>
            <w:b/>
            <w:sz w:val="28"/>
            <w:szCs w:val="28"/>
            <w:lang w:val="vi-VN"/>
            <w:rPrChange w:id="1625" w:author="Mai Văn Chánh" w:date="2021-03-30T22:24:00Z">
              <w:rPr>
                <w:rFonts w:ascii="Times New Roman" w:hAnsi="Times New Roman" w:cs="Times New Roman"/>
                <w:b/>
                <w:color w:val="auto"/>
                <w:sz w:val="26"/>
                <w:szCs w:val="26"/>
                <w:lang w:val="vi-VN"/>
              </w:rPr>
            </w:rPrChange>
          </w:rPr>
          <w:delText xml:space="preserve">- </w:delText>
        </w:r>
      </w:del>
      <w:del w:id="1626" w:author="Mai Văn Chánh" w:date="2021-03-30T22:54:00Z">
        <w:r w:rsidR="00D114A2" w:rsidRPr="007F4720" w:rsidDel="00485B6B">
          <w:rPr>
            <w:rFonts w:ascii="Times New Roman" w:hAnsi="Times New Roman" w:cs="Times New Roman"/>
            <w:b/>
            <w:sz w:val="28"/>
            <w:szCs w:val="28"/>
            <w:lang w:val="vi-VN"/>
            <w:rPrChange w:id="1627" w:author="Mai Văn Chánh" w:date="2021-03-30T22:24:00Z">
              <w:rPr>
                <w:rFonts w:ascii="Times New Roman" w:hAnsi="Times New Roman" w:cs="Times New Roman"/>
                <w:b/>
                <w:color w:val="auto"/>
                <w:sz w:val="26"/>
                <w:szCs w:val="26"/>
                <w:lang w:val="vi-VN"/>
              </w:rPr>
            </w:rPrChange>
          </w:rPr>
          <w:delText xml:space="preserve">Sửa </w:delText>
        </w:r>
      </w:del>
      <w:del w:id="1628" w:author="Mai Văn Chánh" w:date="2021-03-30T22:24:00Z">
        <w:r w:rsidR="00D114A2" w:rsidRPr="007F4720" w:rsidDel="007F4720">
          <w:rPr>
            <w:rFonts w:ascii="Times New Roman" w:hAnsi="Times New Roman" w:cs="Times New Roman"/>
            <w:b/>
            <w:sz w:val="28"/>
            <w:szCs w:val="28"/>
            <w:lang w:val="vi-VN"/>
            <w:rPrChange w:id="1629" w:author="Mai Văn Chánh" w:date="2021-03-30T22:24:00Z">
              <w:rPr>
                <w:rFonts w:ascii="Times New Roman" w:hAnsi="Times New Roman" w:cs="Times New Roman"/>
                <w:b/>
                <w:color w:val="auto"/>
                <w:sz w:val="26"/>
                <w:szCs w:val="26"/>
                <w:lang w:val="vi-VN"/>
              </w:rPr>
            </w:rPrChange>
          </w:rPr>
          <w:delText>công việc</w:delText>
        </w:r>
      </w:del>
    </w:p>
    <w:p w14:paraId="61BE4C1B" w14:textId="51F72D01" w:rsidR="009A1B6A" w:rsidRPr="007F4720" w:rsidDel="009D219A" w:rsidRDefault="009A1B6A" w:rsidP="00650CA2">
      <w:pPr>
        <w:spacing w:line="276" w:lineRule="auto"/>
        <w:rPr>
          <w:del w:id="1630" w:author="Mai Văn Chánh" w:date="2021-03-30T21:55:00Z"/>
          <w:rFonts w:ascii="Times New Roman" w:eastAsia="Times New Roman" w:hAnsi="Times New Roman" w:cs="Times New Roman"/>
          <w:b/>
          <w:sz w:val="28"/>
          <w:szCs w:val="28"/>
          <w:shd w:val="clear" w:color="auto" w:fill="FFFFFF"/>
          <w:lang w:val="vi-VN"/>
          <w:rPrChange w:id="1631" w:author="Mai Văn Chánh" w:date="2021-03-30T22:24:00Z">
            <w:rPr>
              <w:del w:id="1632" w:author="Mai Văn Chánh" w:date="2021-03-30T21:55:00Z"/>
              <w:rFonts w:ascii="Times New Roman" w:eastAsia="Times New Roman" w:hAnsi="Times New Roman" w:cs="Times New Roman"/>
              <w:sz w:val="26"/>
              <w:szCs w:val="26"/>
              <w:shd w:val="clear" w:color="auto" w:fill="FFFFFF"/>
              <w:lang w:val="vi-VN"/>
            </w:rPr>
          </w:rPrChange>
        </w:rPr>
      </w:pPr>
      <w:del w:id="1633" w:author="Mai Văn Chánh" w:date="2021-03-30T21:55:00Z">
        <w:r w:rsidRPr="007F4720" w:rsidDel="009D219A">
          <w:rPr>
            <w:rFonts w:ascii="Times New Roman" w:eastAsia="Times New Roman" w:hAnsi="Times New Roman" w:cs="Times New Roman"/>
            <w:b/>
            <w:sz w:val="28"/>
            <w:szCs w:val="28"/>
            <w:shd w:val="clear" w:color="auto" w:fill="FFFFFF"/>
            <w:lang w:val="vi-VN"/>
            <w:rPrChange w:id="1634" w:author="Mai Văn Chánh" w:date="2021-03-30T22:24:00Z">
              <w:rPr>
                <w:rFonts w:ascii="Times New Roman" w:eastAsia="Times New Roman" w:hAnsi="Times New Roman" w:cs="Times New Roman"/>
                <w:sz w:val="26"/>
                <w:szCs w:val="26"/>
                <w:shd w:val="clear" w:color="auto" w:fill="FFFFFF"/>
                <w:lang w:val="vi-VN"/>
              </w:rPr>
            </w:rPrChange>
          </w:rPr>
          <w:lastRenderedPageBreak/>
          <w:delText>Mô tả màn hình:</w:delText>
        </w:r>
      </w:del>
    </w:p>
    <w:p w14:paraId="5C7A8026" w14:textId="2E615316" w:rsidR="009A1B6A" w:rsidRPr="007F4720" w:rsidDel="009D219A" w:rsidRDefault="002B739A" w:rsidP="00650CA2">
      <w:pPr>
        <w:spacing w:line="276" w:lineRule="auto"/>
        <w:rPr>
          <w:del w:id="1635" w:author="Mai Văn Chánh" w:date="2021-03-30T21:55:00Z"/>
          <w:rFonts w:ascii="Times New Roman" w:eastAsia="Times New Roman" w:hAnsi="Times New Roman" w:cs="Times New Roman"/>
          <w:b/>
          <w:sz w:val="28"/>
          <w:szCs w:val="28"/>
          <w:shd w:val="clear" w:color="auto" w:fill="FFFFFF"/>
          <w:lang w:val="vi-VN"/>
          <w:rPrChange w:id="1636" w:author="Mai Văn Chánh" w:date="2021-03-30T22:24:00Z">
            <w:rPr>
              <w:del w:id="1637" w:author="Mai Văn Chánh" w:date="2021-03-30T21:55:00Z"/>
              <w:rFonts w:ascii="Times New Roman" w:eastAsia="Times New Roman" w:hAnsi="Times New Roman" w:cs="Times New Roman"/>
              <w:sz w:val="26"/>
              <w:szCs w:val="26"/>
              <w:shd w:val="clear" w:color="auto" w:fill="FFFFFF"/>
              <w:lang w:val="vi-VN"/>
            </w:rPr>
          </w:rPrChange>
        </w:rPr>
      </w:pPr>
      <w:del w:id="1638" w:author="Mai Văn Chánh" w:date="2021-03-30T21:55:00Z">
        <w:r w:rsidRPr="007F4720" w:rsidDel="009D219A">
          <w:rPr>
            <w:rFonts w:ascii="Times New Roman" w:eastAsia="Times New Roman" w:hAnsi="Times New Roman" w:cs="Times New Roman"/>
            <w:b/>
            <w:sz w:val="28"/>
            <w:szCs w:val="28"/>
            <w:shd w:val="clear" w:color="auto" w:fill="FFFFFF"/>
            <w:lang w:val="vi-VN"/>
            <w:rPrChange w:id="1639" w:author="Mai Văn Chánh" w:date="2021-03-30T22:24:00Z">
              <w:rPr>
                <w:rFonts w:ascii="Times New Roman" w:eastAsia="Times New Roman" w:hAnsi="Times New Roman" w:cs="Times New Roman"/>
                <w:sz w:val="26"/>
                <w:szCs w:val="26"/>
                <w:shd w:val="clear" w:color="auto" w:fill="FFFFFF"/>
                <w:lang w:val="vi-VN"/>
              </w:rPr>
            </w:rPrChange>
          </w:rPr>
          <w:delText>- Chức năng Chọn ngày: Chức năng giúp người dùng thiết lập ngày bắt đầu và ngày kết thúc của công việc.</w:delText>
        </w:r>
      </w:del>
    </w:p>
    <w:p w14:paraId="62931190" w14:textId="4D42A275" w:rsidR="00081777" w:rsidRPr="007F4720" w:rsidDel="009D219A" w:rsidRDefault="0044077D" w:rsidP="00081777">
      <w:pPr>
        <w:spacing w:line="276" w:lineRule="auto"/>
        <w:jc w:val="center"/>
        <w:rPr>
          <w:del w:id="1640" w:author="Mai Văn Chánh" w:date="2021-03-30T21:55:00Z"/>
          <w:rFonts w:ascii="Times New Roman" w:eastAsia="Times New Roman" w:hAnsi="Times New Roman" w:cs="Times New Roman"/>
          <w:b/>
          <w:sz w:val="28"/>
          <w:szCs w:val="28"/>
          <w:shd w:val="clear" w:color="auto" w:fill="FFFFFF"/>
          <w:lang w:val="vi-VN"/>
          <w:rPrChange w:id="1641" w:author="Mai Văn Chánh" w:date="2021-03-30T22:24:00Z">
            <w:rPr>
              <w:del w:id="1642" w:author="Mai Văn Chánh" w:date="2021-03-30T21:55:00Z"/>
              <w:rFonts w:ascii="Times New Roman" w:eastAsia="Times New Roman" w:hAnsi="Times New Roman" w:cs="Times New Roman"/>
              <w:sz w:val="26"/>
              <w:szCs w:val="26"/>
              <w:shd w:val="clear" w:color="auto" w:fill="FFFFFF"/>
              <w:lang w:val="vi-VN"/>
            </w:rPr>
          </w:rPrChange>
        </w:rPr>
      </w:pPr>
      <w:del w:id="1643" w:author="Mai Văn Chánh" w:date="2021-03-30T21:55:00Z">
        <w:r w:rsidRPr="007F4720" w:rsidDel="009D219A">
          <w:rPr>
            <w:rFonts w:ascii="Times New Roman" w:hAnsi="Times New Roman" w:cs="Times New Roman"/>
            <w:b/>
            <w:noProof/>
            <w:sz w:val="28"/>
            <w:szCs w:val="28"/>
            <w:rPrChange w:id="1644" w:author="Mai Văn Chánh" w:date="2021-03-30T22:24:00Z">
              <w:rPr>
                <w:rFonts w:ascii="Times New Roman" w:hAnsi="Times New Roman" w:cs="Times New Roman"/>
                <w:noProof/>
                <w:sz w:val="26"/>
                <w:szCs w:val="26"/>
              </w:rPr>
            </w:rPrChange>
          </w:rPr>
          <w:drawing>
            <wp:inline distT="0" distB="0" distL="0" distR="0" wp14:anchorId="1BE71F4A" wp14:editId="0CA81F58">
              <wp:extent cx="2026000" cy="3600000"/>
              <wp:effectExtent l="0" t="0" r="0" b="63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000" cy="3600000"/>
                      </a:xfrm>
                      <a:prstGeom prst="rect">
                        <a:avLst/>
                      </a:prstGeom>
                      <a:noFill/>
                      <a:ln>
                        <a:noFill/>
                      </a:ln>
                    </pic:spPr>
                  </pic:pic>
                </a:graphicData>
              </a:graphic>
            </wp:inline>
          </w:drawing>
        </w:r>
      </w:del>
    </w:p>
    <w:p w14:paraId="3F15A066" w14:textId="5B08EF79" w:rsidR="00081777" w:rsidRPr="007F4720" w:rsidDel="009D219A" w:rsidRDefault="00081777" w:rsidP="0044077D">
      <w:pPr>
        <w:pStyle w:val="Hnhnh"/>
        <w:rPr>
          <w:del w:id="1645" w:author="Mai Văn Chánh" w:date="2021-03-30T21:55:00Z"/>
          <w:b/>
          <w:sz w:val="28"/>
          <w:szCs w:val="28"/>
          <w:shd w:val="clear" w:color="auto" w:fill="FFFFFF"/>
          <w:rPrChange w:id="1646" w:author="Mai Văn Chánh" w:date="2021-03-30T22:24:00Z">
            <w:rPr>
              <w:del w:id="1647" w:author="Mai Văn Chánh" w:date="2021-03-30T21:55:00Z"/>
              <w:shd w:val="clear" w:color="auto" w:fill="FFFFFF"/>
            </w:rPr>
          </w:rPrChange>
        </w:rPr>
      </w:pPr>
      <w:bookmarkStart w:id="1648" w:name="_Toc55581473"/>
      <w:del w:id="1649" w:author="Mai Văn Chánh" w:date="2021-03-30T21:55:00Z">
        <w:r w:rsidRPr="007F4720" w:rsidDel="009D219A">
          <w:rPr>
            <w:b/>
            <w:sz w:val="28"/>
            <w:szCs w:val="28"/>
            <w:shd w:val="clear" w:color="auto" w:fill="FFFFFF"/>
            <w:rPrChange w:id="1650" w:author="Mai Văn Chánh" w:date="2021-03-30T22:24:00Z">
              <w:rPr>
                <w:shd w:val="clear" w:color="auto" w:fill="FFFFFF"/>
              </w:rPr>
            </w:rPrChange>
          </w:rPr>
          <w:delText>Hình 3.1.3.1. Chứ</w:delText>
        </w:r>
        <w:r w:rsidR="002B739A" w:rsidRPr="007F4720" w:rsidDel="009D219A">
          <w:rPr>
            <w:b/>
            <w:sz w:val="28"/>
            <w:szCs w:val="28"/>
            <w:shd w:val="clear" w:color="auto" w:fill="FFFFFF"/>
            <w:rPrChange w:id="1651" w:author="Mai Văn Chánh" w:date="2021-03-30T22:24:00Z">
              <w:rPr>
                <w:shd w:val="clear" w:color="auto" w:fill="FFFFFF"/>
              </w:rPr>
            </w:rPrChange>
          </w:rPr>
          <w:delText>c năng C</w:delText>
        </w:r>
        <w:r w:rsidRPr="007F4720" w:rsidDel="009D219A">
          <w:rPr>
            <w:b/>
            <w:sz w:val="28"/>
            <w:szCs w:val="28"/>
            <w:shd w:val="clear" w:color="auto" w:fill="FFFFFF"/>
            <w:rPrChange w:id="1652" w:author="Mai Văn Chánh" w:date="2021-03-30T22:24:00Z">
              <w:rPr>
                <w:shd w:val="clear" w:color="auto" w:fill="FFFFFF"/>
              </w:rPr>
            </w:rPrChange>
          </w:rPr>
          <w:delText>họ</w:delText>
        </w:r>
        <w:r w:rsidR="002B739A" w:rsidRPr="007F4720" w:rsidDel="009D219A">
          <w:rPr>
            <w:b/>
            <w:sz w:val="28"/>
            <w:szCs w:val="28"/>
            <w:shd w:val="clear" w:color="auto" w:fill="FFFFFF"/>
            <w:rPrChange w:id="1653" w:author="Mai Văn Chánh" w:date="2021-03-30T22:24:00Z">
              <w:rPr>
                <w:shd w:val="clear" w:color="auto" w:fill="FFFFFF"/>
              </w:rPr>
            </w:rPrChange>
          </w:rPr>
          <w:delText>n n</w:delText>
        </w:r>
        <w:r w:rsidRPr="007F4720" w:rsidDel="009D219A">
          <w:rPr>
            <w:b/>
            <w:sz w:val="28"/>
            <w:szCs w:val="28"/>
            <w:shd w:val="clear" w:color="auto" w:fill="FFFFFF"/>
            <w:rPrChange w:id="1654" w:author="Mai Văn Chánh" w:date="2021-03-30T22:24:00Z">
              <w:rPr>
                <w:shd w:val="clear" w:color="auto" w:fill="FFFFFF"/>
              </w:rPr>
            </w:rPrChange>
          </w:rPr>
          <w:delText>gày</w:delText>
        </w:r>
        <w:bookmarkEnd w:id="1648"/>
      </w:del>
    </w:p>
    <w:p w14:paraId="3BB72FCA" w14:textId="768C0715" w:rsidR="00081777" w:rsidRPr="007F4720" w:rsidDel="009D219A" w:rsidRDefault="00A622DF" w:rsidP="00650CA2">
      <w:pPr>
        <w:spacing w:line="276" w:lineRule="auto"/>
        <w:rPr>
          <w:del w:id="1655" w:author="Mai Văn Chánh" w:date="2021-03-30T21:55:00Z"/>
          <w:rFonts w:ascii="Times New Roman" w:eastAsia="Times New Roman" w:hAnsi="Times New Roman" w:cs="Times New Roman"/>
          <w:b/>
          <w:sz w:val="28"/>
          <w:szCs w:val="28"/>
          <w:shd w:val="clear" w:color="auto" w:fill="FFFFFF"/>
          <w:lang w:val="vi-VN"/>
          <w:rPrChange w:id="1656" w:author="Mai Văn Chánh" w:date="2021-03-30T22:24:00Z">
            <w:rPr>
              <w:del w:id="1657" w:author="Mai Văn Chánh" w:date="2021-03-30T21:55:00Z"/>
              <w:rFonts w:ascii="Times New Roman" w:eastAsia="Times New Roman" w:hAnsi="Times New Roman" w:cs="Times New Roman"/>
              <w:sz w:val="26"/>
              <w:szCs w:val="26"/>
              <w:shd w:val="clear" w:color="auto" w:fill="FFFFFF"/>
              <w:lang w:val="vi-VN"/>
            </w:rPr>
          </w:rPrChange>
        </w:rPr>
      </w:pPr>
      <w:del w:id="1658" w:author="Mai Văn Chánh" w:date="2021-03-30T21:55:00Z">
        <w:r w:rsidRPr="007F4720" w:rsidDel="009D219A">
          <w:rPr>
            <w:rFonts w:ascii="Times New Roman" w:eastAsia="Times New Roman" w:hAnsi="Times New Roman" w:cs="Times New Roman"/>
            <w:b/>
            <w:sz w:val="28"/>
            <w:szCs w:val="28"/>
            <w:shd w:val="clear" w:color="auto" w:fill="FFFFFF"/>
            <w:lang w:val="vi-VN"/>
            <w:rPrChange w:id="1659" w:author="Mai Văn Chánh" w:date="2021-03-30T22:24:00Z">
              <w:rPr>
                <w:rFonts w:ascii="Times New Roman" w:eastAsia="Times New Roman" w:hAnsi="Times New Roman" w:cs="Times New Roman"/>
                <w:sz w:val="26"/>
                <w:szCs w:val="26"/>
                <w:shd w:val="clear" w:color="auto" w:fill="FFFFFF"/>
                <w:lang w:val="vi-VN"/>
              </w:rPr>
            </w:rPrChange>
          </w:rPr>
          <w:delText>- Chức năng Chọn giờ: Chức năng giúp người dùng chọn giờ bắt đầu và giờ kết thúc của công việc.</w:delText>
        </w:r>
      </w:del>
    </w:p>
    <w:p w14:paraId="7DB11DD7" w14:textId="109710B2" w:rsidR="00081777" w:rsidRPr="007F4720" w:rsidDel="009D219A" w:rsidRDefault="0044077D" w:rsidP="00081777">
      <w:pPr>
        <w:spacing w:line="276" w:lineRule="auto"/>
        <w:jc w:val="center"/>
        <w:rPr>
          <w:del w:id="1660" w:author="Mai Văn Chánh" w:date="2021-03-30T21:55:00Z"/>
          <w:rFonts w:ascii="Times New Roman" w:eastAsia="Times New Roman" w:hAnsi="Times New Roman" w:cs="Times New Roman"/>
          <w:b/>
          <w:sz w:val="28"/>
          <w:szCs w:val="28"/>
          <w:shd w:val="clear" w:color="auto" w:fill="FFFFFF"/>
          <w:lang w:val="vi-VN"/>
          <w:rPrChange w:id="1661" w:author="Mai Văn Chánh" w:date="2021-03-30T22:24:00Z">
            <w:rPr>
              <w:del w:id="1662" w:author="Mai Văn Chánh" w:date="2021-03-30T21:55:00Z"/>
              <w:rFonts w:ascii="Times New Roman" w:eastAsia="Times New Roman" w:hAnsi="Times New Roman" w:cs="Times New Roman"/>
              <w:sz w:val="26"/>
              <w:szCs w:val="26"/>
              <w:shd w:val="clear" w:color="auto" w:fill="FFFFFF"/>
              <w:lang w:val="vi-VN"/>
            </w:rPr>
          </w:rPrChange>
        </w:rPr>
      </w:pPr>
      <w:del w:id="1663" w:author="Mai Văn Chánh" w:date="2021-03-30T21:55:00Z">
        <w:r w:rsidRPr="007F4720" w:rsidDel="009D219A">
          <w:rPr>
            <w:rFonts w:ascii="Times New Roman" w:hAnsi="Times New Roman" w:cs="Times New Roman"/>
            <w:b/>
            <w:noProof/>
            <w:sz w:val="28"/>
            <w:szCs w:val="28"/>
            <w:rPrChange w:id="1664" w:author="Mai Văn Chánh" w:date="2021-03-30T22:24:00Z">
              <w:rPr>
                <w:rFonts w:ascii="Times New Roman" w:hAnsi="Times New Roman" w:cs="Times New Roman"/>
                <w:noProof/>
                <w:sz w:val="26"/>
                <w:szCs w:val="26"/>
              </w:rPr>
            </w:rPrChange>
          </w:rPr>
          <w:drawing>
            <wp:inline distT="0" distB="0" distL="0" distR="0" wp14:anchorId="28C7350F" wp14:editId="7D4B3BDD">
              <wp:extent cx="2026000" cy="3600000"/>
              <wp:effectExtent l="0" t="0" r="0" b="63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6000" cy="3600000"/>
                      </a:xfrm>
                      <a:prstGeom prst="rect">
                        <a:avLst/>
                      </a:prstGeom>
                      <a:noFill/>
                      <a:ln>
                        <a:noFill/>
                      </a:ln>
                    </pic:spPr>
                  </pic:pic>
                </a:graphicData>
              </a:graphic>
            </wp:inline>
          </w:drawing>
        </w:r>
      </w:del>
    </w:p>
    <w:p w14:paraId="0ED2A98F" w14:textId="407A8DCA" w:rsidR="00081777" w:rsidRPr="007F4720" w:rsidDel="009D219A" w:rsidRDefault="00081777" w:rsidP="0044077D">
      <w:pPr>
        <w:pStyle w:val="Hnhnh"/>
        <w:rPr>
          <w:del w:id="1665" w:author="Mai Văn Chánh" w:date="2021-03-30T21:55:00Z"/>
          <w:b/>
          <w:sz w:val="28"/>
          <w:szCs w:val="28"/>
          <w:shd w:val="clear" w:color="auto" w:fill="FFFFFF"/>
          <w:rPrChange w:id="1666" w:author="Mai Văn Chánh" w:date="2021-03-30T22:24:00Z">
            <w:rPr>
              <w:del w:id="1667" w:author="Mai Văn Chánh" w:date="2021-03-30T21:55:00Z"/>
              <w:shd w:val="clear" w:color="auto" w:fill="FFFFFF"/>
            </w:rPr>
          </w:rPrChange>
        </w:rPr>
      </w:pPr>
      <w:bookmarkStart w:id="1668" w:name="_Toc55581474"/>
      <w:del w:id="1669" w:author="Mai Văn Chánh" w:date="2021-03-30T21:55:00Z">
        <w:r w:rsidRPr="007F4720" w:rsidDel="009D219A">
          <w:rPr>
            <w:b/>
            <w:sz w:val="28"/>
            <w:szCs w:val="28"/>
            <w:shd w:val="clear" w:color="auto" w:fill="FFFFFF"/>
            <w:rPrChange w:id="1670" w:author="Mai Văn Chánh" w:date="2021-03-30T22:24:00Z">
              <w:rPr>
                <w:shd w:val="clear" w:color="auto" w:fill="FFFFFF"/>
              </w:rPr>
            </w:rPrChange>
          </w:rPr>
          <w:delText>Hình 3.1.3.2. Chứ</w:delText>
        </w:r>
        <w:r w:rsidR="002B739A" w:rsidRPr="007F4720" w:rsidDel="009D219A">
          <w:rPr>
            <w:b/>
            <w:sz w:val="28"/>
            <w:szCs w:val="28"/>
            <w:shd w:val="clear" w:color="auto" w:fill="FFFFFF"/>
            <w:rPrChange w:id="1671" w:author="Mai Văn Chánh" w:date="2021-03-30T22:24:00Z">
              <w:rPr>
                <w:shd w:val="clear" w:color="auto" w:fill="FFFFFF"/>
              </w:rPr>
            </w:rPrChange>
          </w:rPr>
          <w:delText>c năng C</w:delText>
        </w:r>
        <w:r w:rsidRPr="007F4720" w:rsidDel="009D219A">
          <w:rPr>
            <w:b/>
            <w:sz w:val="28"/>
            <w:szCs w:val="28"/>
            <w:shd w:val="clear" w:color="auto" w:fill="FFFFFF"/>
            <w:rPrChange w:id="1672" w:author="Mai Văn Chánh" w:date="2021-03-30T22:24:00Z">
              <w:rPr>
                <w:shd w:val="clear" w:color="auto" w:fill="FFFFFF"/>
              </w:rPr>
            </w:rPrChange>
          </w:rPr>
          <w:delText>họ</w:delText>
        </w:r>
        <w:r w:rsidR="002B739A" w:rsidRPr="007F4720" w:rsidDel="009D219A">
          <w:rPr>
            <w:b/>
            <w:sz w:val="28"/>
            <w:szCs w:val="28"/>
            <w:shd w:val="clear" w:color="auto" w:fill="FFFFFF"/>
            <w:rPrChange w:id="1673" w:author="Mai Văn Chánh" w:date="2021-03-30T22:24:00Z">
              <w:rPr>
                <w:shd w:val="clear" w:color="auto" w:fill="FFFFFF"/>
              </w:rPr>
            </w:rPrChange>
          </w:rPr>
          <w:delText>n g</w:delText>
        </w:r>
        <w:r w:rsidRPr="007F4720" w:rsidDel="009D219A">
          <w:rPr>
            <w:b/>
            <w:sz w:val="28"/>
            <w:szCs w:val="28"/>
            <w:shd w:val="clear" w:color="auto" w:fill="FFFFFF"/>
            <w:rPrChange w:id="1674" w:author="Mai Văn Chánh" w:date="2021-03-30T22:24:00Z">
              <w:rPr>
                <w:shd w:val="clear" w:color="auto" w:fill="FFFFFF"/>
              </w:rPr>
            </w:rPrChange>
          </w:rPr>
          <w:delText>iờ</w:delText>
        </w:r>
        <w:bookmarkEnd w:id="1668"/>
      </w:del>
    </w:p>
    <w:p w14:paraId="42BF8E84" w14:textId="2FCA9BF0" w:rsidR="00081777" w:rsidRPr="007F4720" w:rsidDel="009D219A" w:rsidRDefault="00A622DF" w:rsidP="00650CA2">
      <w:pPr>
        <w:spacing w:line="276" w:lineRule="auto"/>
        <w:rPr>
          <w:del w:id="1675" w:author="Mai Văn Chánh" w:date="2021-03-30T21:55:00Z"/>
          <w:rFonts w:ascii="Times New Roman" w:eastAsia="Times New Roman" w:hAnsi="Times New Roman" w:cs="Times New Roman"/>
          <w:b/>
          <w:sz w:val="28"/>
          <w:szCs w:val="28"/>
          <w:shd w:val="clear" w:color="auto" w:fill="FFFFFF"/>
          <w:lang w:val="vi-VN"/>
          <w:rPrChange w:id="1676" w:author="Mai Văn Chánh" w:date="2021-03-30T22:24:00Z">
            <w:rPr>
              <w:del w:id="1677" w:author="Mai Văn Chánh" w:date="2021-03-30T21:55:00Z"/>
              <w:rFonts w:ascii="Times New Roman" w:eastAsia="Times New Roman" w:hAnsi="Times New Roman" w:cs="Times New Roman"/>
              <w:sz w:val="26"/>
              <w:szCs w:val="26"/>
              <w:shd w:val="clear" w:color="auto" w:fill="FFFFFF"/>
              <w:lang w:val="vi-VN"/>
            </w:rPr>
          </w:rPrChange>
        </w:rPr>
      </w:pPr>
      <w:del w:id="1678" w:author="Mai Văn Chánh" w:date="2021-03-30T21:55:00Z">
        <w:r w:rsidRPr="007F4720" w:rsidDel="009D219A">
          <w:rPr>
            <w:rFonts w:ascii="Times New Roman" w:eastAsia="Times New Roman" w:hAnsi="Times New Roman" w:cs="Times New Roman"/>
            <w:b/>
            <w:sz w:val="28"/>
            <w:szCs w:val="28"/>
            <w:shd w:val="clear" w:color="auto" w:fill="FFFFFF"/>
            <w:lang w:val="vi-VN"/>
            <w:rPrChange w:id="1679" w:author="Mai Văn Chánh" w:date="2021-03-30T22:24:00Z">
              <w:rPr>
                <w:rFonts w:ascii="Times New Roman" w:eastAsia="Times New Roman" w:hAnsi="Times New Roman" w:cs="Times New Roman"/>
                <w:sz w:val="26"/>
                <w:szCs w:val="26"/>
                <w:shd w:val="clear" w:color="auto" w:fill="FFFFFF"/>
                <w:lang w:val="vi-VN"/>
              </w:rPr>
            </w:rPrChange>
          </w:rPr>
          <w:delText>- Chức năng Lưu: Chức năng giúp người dùng lưu lại các thông tin của công việc sau khi người dùng đã thiết lập.</w:delText>
        </w:r>
      </w:del>
    </w:p>
    <w:p w14:paraId="49CB474D" w14:textId="043C8B7F" w:rsidR="00081777" w:rsidRPr="007F4720" w:rsidDel="009D219A" w:rsidRDefault="0044077D" w:rsidP="00081777">
      <w:pPr>
        <w:spacing w:line="276" w:lineRule="auto"/>
        <w:jc w:val="center"/>
        <w:rPr>
          <w:del w:id="1680" w:author="Mai Văn Chánh" w:date="2021-03-30T21:55:00Z"/>
          <w:rFonts w:ascii="Times New Roman" w:eastAsia="Times New Roman" w:hAnsi="Times New Roman" w:cs="Times New Roman"/>
          <w:b/>
          <w:sz w:val="28"/>
          <w:szCs w:val="28"/>
          <w:shd w:val="clear" w:color="auto" w:fill="FFFFFF"/>
          <w:lang w:val="vi-VN"/>
          <w:rPrChange w:id="1681" w:author="Mai Văn Chánh" w:date="2021-03-30T22:24:00Z">
            <w:rPr>
              <w:del w:id="1682" w:author="Mai Văn Chánh" w:date="2021-03-30T21:55:00Z"/>
              <w:rFonts w:ascii="Times New Roman" w:eastAsia="Times New Roman" w:hAnsi="Times New Roman" w:cs="Times New Roman"/>
              <w:sz w:val="26"/>
              <w:szCs w:val="26"/>
              <w:shd w:val="clear" w:color="auto" w:fill="FFFFFF"/>
              <w:lang w:val="vi-VN"/>
            </w:rPr>
          </w:rPrChange>
        </w:rPr>
      </w:pPr>
      <w:del w:id="1683" w:author="Mai Văn Chánh" w:date="2021-03-30T21:55:00Z">
        <w:r w:rsidRPr="007F4720" w:rsidDel="009D219A">
          <w:rPr>
            <w:rFonts w:ascii="Times New Roman" w:hAnsi="Times New Roman" w:cs="Times New Roman"/>
            <w:b/>
            <w:noProof/>
            <w:sz w:val="28"/>
            <w:szCs w:val="28"/>
            <w:rPrChange w:id="1684" w:author="Mai Văn Chánh" w:date="2021-03-30T22:24:00Z">
              <w:rPr>
                <w:rFonts w:ascii="Times New Roman" w:hAnsi="Times New Roman" w:cs="Times New Roman"/>
                <w:noProof/>
                <w:sz w:val="26"/>
                <w:szCs w:val="26"/>
              </w:rPr>
            </w:rPrChange>
          </w:rPr>
          <w:drawing>
            <wp:inline distT="0" distB="0" distL="0" distR="0" wp14:anchorId="4A448F10" wp14:editId="4331235E">
              <wp:extent cx="2026000" cy="3600000"/>
              <wp:effectExtent l="0" t="0" r="0" b="635"/>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000" cy="3600000"/>
                      </a:xfrm>
                      <a:prstGeom prst="rect">
                        <a:avLst/>
                      </a:prstGeom>
                      <a:noFill/>
                      <a:ln>
                        <a:noFill/>
                      </a:ln>
                    </pic:spPr>
                  </pic:pic>
                </a:graphicData>
              </a:graphic>
            </wp:inline>
          </w:drawing>
        </w:r>
      </w:del>
    </w:p>
    <w:p w14:paraId="167B3DA6" w14:textId="2A4C8820" w:rsidR="00081777" w:rsidRPr="007F4720" w:rsidDel="009D219A" w:rsidRDefault="00081777" w:rsidP="0044077D">
      <w:pPr>
        <w:pStyle w:val="Hnhnh"/>
        <w:rPr>
          <w:del w:id="1685" w:author="Mai Văn Chánh" w:date="2021-03-30T21:55:00Z"/>
          <w:b/>
          <w:sz w:val="28"/>
          <w:szCs w:val="28"/>
          <w:shd w:val="clear" w:color="auto" w:fill="FFFFFF"/>
          <w:rPrChange w:id="1686" w:author="Mai Văn Chánh" w:date="2021-03-30T22:24:00Z">
            <w:rPr>
              <w:del w:id="1687" w:author="Mai Văn Chánh" w:date="2021-03-30T21:55:00Z"/>
              <w:shd w:val="clear" w:color="auto" w:fill="FFFFFF"/>
            </w:rPr>
          </w:rPrChange>
        </w:rPr>
      </w:pPr>
      <w:bookmarkStart w:id="1688" w:name="_Toc55581475"/>
      <w:del w:id="1689" w:author="Mai Văn Chánh" w:date="2021-03-30T21:55:00Z">
        <w:r w:rsidRPr="007F4720" w:rsidDel="009D219A">
          <w:rPr>
            <w:b/>
            <w:sz w:val="28"/>
            <w:szCs w:val="28"/>
            <w:shd w:val="clear" w:color="auto" w:fill="FFFFFF"/>
            <w:rPrChange w:id="1690" w:author="Mai Văn Chánh" w:date="2021-03-30T22:24:00Z">
              <w:rPr>
                <w:shd w:val="clear" w:color="auto" w:fill="FFFFFF"/>
              </w:rPr>
            </w:rPrChange>
          </w:rPr>
          <w:delText>Hình 3.1.3.3. Chức năng Lưu</w:delText>
        </w:r>
        <w:bookmarkEnd w:id="1688"/>
      </w:del>
    </w:p>
    <w:p w14:paraId="10F8D9A2" w14:textId="39A78C64" w:rsidR="00081777" w:rsidRPr="007F4720" w:rsidDel="009D219A" w:rsidRDefault="00A622DF" w:rsidP="00650CA2">
      <w:pPr>
        <w:spacing w:line="276" w:lineRule="auto"/>
        <w:rPr>
          <w:del w:id="1691" w:author="Mai Văn Chánh" w:date="2021-03-30T21:55:00Z"/>
          <w:rFonts w:ascii="Times New Roman" w:eastAsia="Times New Roman" w:hAnsi="Times New Roman" w:cs="Times New Roman"/>
          <w:b/>
          <w:sz w:val="28"/>
          <w:szCs w:val="28"/>
          <w:shd w:val="clear" w:color="auto" w:fill="FFFFFF"/>
          <w:lang w:val="vi-VN"/>
          <w:rPrChange w:id="1692" w:author="Mai Văn Chánh" w:date="2021-03-30T22:24:00Z">
            <w:rPr>
              <w:del w:id="1693" w:author="Mai Văn Chánh" w:date="2021-03-30T21:55:00Z"/>
              <w:rFonts w:ascii="Times New Roman" w:eastAsia="Times New Roman" w:hAnsi="Times New Roman" w:cs="Times New Roman"/>
              <w:sz w:val="26"/>
              <w:szCs w:val="26"/>
              <w:shd w:val="clear" w:color="auto" w:fill="FFFFFF"/>
              <w:lang w:val="vi-VN"/>
            </w:rPr>
          </w:rPrChange>
        </w:rPr>
      </w:pPr>
      <w:del w:id="1694" w:author="Mai Văn Chánh" w:date="2021-03-30T21:55:00Z">
        <w:r w:rsidRPr="007F4720" w:rsidDel="009D219A">
          <w:rPr>
            <w:rFonts w:ascii="Times New Roman" w:eastAsia="Times New Roman" w:hAnsi="Times New Roman" w:cs="Times New Roman"/>
            <w:b/>
            <w:sz w:val="28"/>
            <w:szCs w:val="28"/>
            <w:shd w:val="clear" w:color="auto" w:fill="FFFFFF"/>
            <w:lang w:val="vi-VN"/>
            <w:rPrChange w:id="1695" w:author="Mai Văn Chánh" w:date="2021-03-30T22:24:00Z">
              <w:rPr>
                <w:rFonts w:ascii="Times New Roman" w:eastAsia="Times New Roman" w:hAnsi="Times New Roman" w:cs="Times New Roman"/>
                <w:sz w:val="26"/>
                <w:szCs w:val="26"/>
                <w:shd w:val="clear" w:color="auto" w:fill="FFFFFF"/>
                <w:lang w:val="vi-VN"/>
              </w:rPr>
            </w:rPrChange>
          </w:rPr>
          <w:delText>- Chức năng Thoát: Chức năng giúp người dùng thoát khỏi chế độ thêm hoặc sửa công việc khi không còn nhu cầu.</w:delText>
        </w:r>
      </w:del>
    </w:p>
    <w:p w14:paraId="35C1C48A" w14:textId="687B6FD5" w:rsidR="00081777" w:rsidRPr="007F4720" w:rsidDel="009D219A" w:rsidRDefault="0044077D" w:rsidP="00081777">
      <w:pPr>
        <w:spacing w:line="276" w:lineRule="auto"/>
        <w:jc w:val="center"/>
        <w:rPr>
          <w:del w:id="1696" w:author="Mai Văn Chánh" w:date="2021-03-30T21:55:00Z"/>
          <w:rFonts w:ascii="Times New Roman" w:eastAsia="Times New Roman" w:hAnsi="Times New Roman" w:cs="Times New Roman"/>
          <w:b/>
          <w:sz w:val="28"/>
          <w:szCs w:val="28"/>
          <w:shd w:val="clear" w:color="auto" w:fill="FFFFFF"/>
          <w:lang w:val="vi-VN"/>
          <w:rPrChange w:id="1697" w:author="Mai Văn Chánh" w:date="2021-03-30T22:24:00Z">
            <w:rPr>
              <w:del w:id="1698" w:author="Mai Văn Chánh" w:date="2021-03-30T21:55:00Z"/>
              <w:rFonts w:ascii="Times New Roman" w:eastAsia="Times New Roman" w:hAnsi="Times New Roman" w:cs="Times New Roman"/>
              <w:sz w:val="26"/>
              <w:szCs w:val="26"/>
              <w:shd w:val="clear" w:color="auto" w:fill="FFFFFF"/>
              <w:lang w:val="vi-VN"/>
            </w:rPr>
          </w:rPrChange>
        </w:rPr>
      </w:pPr>
      <w:del w:id="1699" w:author="Mai Văn Chánh" w:date="2021-03-30T21:55:00Z">
        <w:r w:rsidRPr="007F4720" w:rsidDel="009D219A">
          <w:rPr>
            <w:rFonts w:ascii="Times New Roman" w:hAnsi="Times New Roman" w:cs="Times New Roman"/>
            <w:b/>
            <w:noProof/>
            <w:sz w:val="28"/>
            <w:szCs w:val="28"/>
            <w:rPrChange w:id="1700" w:author="Mai Văn Chánh" w:date="2021-03-30T22:24:00Z">
              <w:rPr>
                <w:rFonts w:ascii="Times New Roman" w:hAnsi="Times New Roman" w:cs="Times New Roman"/>
                <w:noProof/>
                <w:sz w:val="26"/>
                <w:szCs w:val="26"/>
              </w:rPr>
            </w:rPrChange>
          </w:rPr>
          <w:drawing>
            <wp:inline distT="0" distB="0" distL="0" distR="0" wp14:anchorId="4F269CB9" wp14:editId="17573B4D">
              <wp:extent cx="2026000" cy="3600000"/>
              <wp:effectExtent l="0" t="0" r="0" b="63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6000" cy="3600000"/>
                      </a:xfrm>
                      <a:prstGeom prst="rect">
                        <a:avLst/>
                      </a:prstGeom>
                      <a:noFill/>
                      <a:ln>
                        <a:noFill/>
                      </a:ln>
                    </pic:spPr>
                  </pic:pic>
                </a:graphicData>
              </a:graphic>
            </wp:inline>
          </w:drawing>
        </w:r>
      </w:del>
    </w:p>
    <w:p w14:paraId="659DADCF" w14:textId="6FA263D9" w:rsidR="00081777" w:rsidRPr="007F4720" w:rsidDel="009D219A" w:rsidRDefault="00081777" w:rsidP="0044077D">
      <w:pPr>
        <w:pStyle w:val="Hnhnh"/>
        <w:rPr>
          <w:del w:id="1701" w:author="Mai Văn Chánh" w:date="2021-03-30T21:55:00Z"/>
          <w:b/>
          <w:sz w:val="28"/>
          <w:szCs w:val="28"/>
          <w:shd w:val="clear" w:color="auto" w:fill="FFFFFF"/>
          <w:rPrChange w:id="1702" w:author="Mai Văn Chánh" w:date="2021-03-30T22:24:00Z">
            <w:rPr>
              <w:del w:id="1703" w:author="Mai Văn Chánh" w:date="2021-03-30T21:55:00Z"/>
              <w:shd w:val="clear" w:color="auto" w:fill="FFFFFF"/>
            </w:rPr>
          </w:rPrChange>
        </w:rPr>
      </w:pPr>
      <w:bookmarkStart w:id="1704" w:name="_Toc55581476"/>
      <w:del w:id="1705" w:author="Mai Văn Chánh" w:date="2021-03-30T21:55:00Z">
        <w:r w:rsidRPr="007F4720" w:rsidDel="009D219A">
          <w:rPr>
            <w:b/>
            <w:sz w:val="28"/>
            <w:szCs w:val="28"/>
            <w:shd w:val="clear" w:color="auto" w:fill="FFFFFF"/>
            <w:rPrChange w:id="1706" w:author="Mai Văn Chánh" w:date="2021-03-30T22:24:00Z">
              <w:rPr>
                <w:shd w:val="clear" w:color="auto" w:fill="FFFFFF"/>
              </w:rPr>
            </w:rPrChange>
          </w:rPr>
          <w:delText>Hình 3.1.3.4. Chức năng Thoát</w:delText>
        </w:r>
        <w:bookmarkEnd w:id="1704"/>
      </w:del>
    </w:p>
    <w:p w14:paraId="6D21C992" w14:textId="1FF838F5" w:rsidR="009A1B6A" w:rsidRPr="007F4720" w:rsidDel="009D219A" w:rsidRDefault="009A1B6A" w:rsidP="00650CA2">
      <w:pPr>
        <w:spacing w:line="276" w:lineRule="auto"/>
        <w:rPr>
          <w:del w:id="1707" w:author="Mai Văn Chánh" w:date="2021-03-30T21:55:00Z"/>
          <w:rFonts w:ascii="Times New Roman" w:eastAsia="Times New Roman" w:hAnsi="Times New Roman" w:cs="Times New Roman"/>
          <w:b/>
          <w:sz w:val="28"/>
          <w:szCs w:val="28"/>
          <w:shd w:val="clear" w:color="auto" w:fill="FFFFFF"/>
          <w:lang w:val="vi-VN"/>
          <w:rPrChange w:id="1708" w:author="Mai Văn Chánh" w:date="2021-03-30T22:24:00Z">
            <w:rPr>
              <w:del w:id="1709" w:author="Mai Văn Chánh" w:date="2021-03-30T21:55:00Z"/>
              <w:rFonts w:ascii="Times New Roman" w:eastAsia="Times New Roman" w:hAnsi="Times New Roman" w:cs="Times New Roman"/>
              <w:sz w:val="26"/>
              <w:szCs w:val="26"/>
              <w:shd w:val="clear" w:color="auto" w:fill="FFFFFF"/>
              <w:lang w:val="vi-VN"/>
            </w:rPr>
          </w:rPrChange>
        </w:rPr>
      </w:pPr>
      <w:del w:id="1710"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11" w:author="Mai Văn Chánh" w:date="2021-03-30T22:24:00Z">
              <w:rPr>
                <w:rFonts w:ascii="Times New Roman" w:eastAsia="Times New Roman" w:hAnsi="Times New Roman" w:cs="Times New Roman"/>
                <w:sz w:val="26"/>
                <w:szCs w:val="26"/>
                <w:shd w:val="clear" w:color="auto" w:fill="FFFFFF"/>
                <w:lang w:val="vi-VN"/>
              </w:rPr>
            </w:rPrChange>
          </w:rPr>
          <w:delText>Các bước thực hiện:</w:delText>
        </w:r>
      </w:del>
    </w:p>
    <w:p w14:paraId="443ECB0B" w14:textId="766C4A72" w:rsidR="009A1B6A" w:rsidRPr="007F4720" w:rsidDel="009D219A" w:rsidRDefault="00FC36A6" w:rsidP="00650CA2">
      <w:pPr>
        <w:spacing w:line="276" w:lineRule="auto"/>
        <w:rPr>
          <w:del w:id="1712" w:author="Mai Văn Chánh" w:date="2021-03-30T21:55:00Z"/>
          <w:rFonts w:ascii="Times New Roman" w:eastAsia="Times New Roman" w:hAnsi="Times New Roman" w:cs="Times New Roman"/>
          <w:b/>
          <w:sz w:val="28"/>
          <w:szCs w:val="28"/>
          <w:shd w:val="clear" w:color="auto" w:fill="FFFFFF"/>
          <w:lang w:val="vi-VN"/>
          <w:rPrChange w:id="1713" w:author="Mai Văn Chánh" w:date="2021-03-30T22:24:00Z">
            <w:rPr>
              <w:del w:id="1714" w:author="Mai Văn Chánh" w:date="2021-03-30T21:55:00Z"/>
              <w:rFonts w:ascii="Times New Roman" w:eastAsia="Times New Roman" w:hAnsi="Times New Roman" w:cs="Times New Roman"/>
              <w:sz w:val="26"/>
              <w:szCs w:val="26"/>
              <w:shd w:val="clear" w:color="auto" w:fill="FFFFFF"/>
              <w:lang w:val="vi-VN"/>
            </w:rPr>
          </w:rPrChange>
        </w:rPr>
      </w:pPr>
      <w:del w:id="1715"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16" w:author="Mai Văn Chánh" w:date="2021-03-30T22:24:00Z">
              <w:rPr>
                <w:rFonts w:ascii="Times New Roman" w:eastAsia="Times New Roman" w:hAnsi="Times New Roman" w:cs="Times New Roman"/>
                <w:sz w:val="26"/>
                <w:szCs w:val="26"/>
                <w:shd w:val="clear" w:color="auto" w:fill="FFFFFF"/>
                <w:lang w:val="vi-VN"/>
              </w:rPr>
            </w:rPrChange>
          </w:rPr>
          <w:tab/>
          <w:delText>Bước 1: Xây dựng các EditText và các Button cần thiết.</w:delText>
        </w:r>
      </w:del>
    </w:p>
    <w:p w14:paraId="38003924" w14:textId="6B970C80" w:rsidR="00FC36A6" w:rsidRPr="007F4720" w:rsidDel="009D219A" w:rsidRDefault="00FC36A6" w:rsidP="00650CA2">
      <w:pPr>
        <w:spacing w:line="276" w:lineRule="auto"/>
        <w:rPr>
          <w:del w:id="1717" w:author="Mai Văn Chánh" w:date="2021-03-30T21:55:00Z"/>
          <w:rFonts w:ascii="Times New Roman" w:eastAsia="Times New Roman" w:hAnsi="Times New Roman" w:cs="Times New Roman"/>
          <w:b/>
          <w:sz w:val="28"/>
          <w:szCs w:val="28"/>
          <w:shd w:val="clear" w:color="auto" w:fill="FFFFFF"/>
          <w:lang w:val="vi-VN"/>
          <w:rPrChange w:id="1718" w:author="Mai Văn Chánh" w:date="2021-03-30T22:24:00Z">
            <w:rPr>
              <w:del w:id="1719" w:author="Mai Văn Chánh" w:date="2021-03-30T21:55:00Z"/>
              <w:rFonts w:ascii="Times New Roman" w:eastAsia="Times New Roman" w:hAnsi="Times New Roman" w:cs="Times New Roman"/>
              <w:sz w:val="26"/>
              <w:szCs w:val="26"/>
              <w:shd w:val="clear" w:color="auto" w:fill="FFFFFF"/>
              <w:lang w:val="vi-VN"/>
            </w:rPr>
          </w:rPrChange>
        </w:rPr>
      </w:pPr>
      <w:del w:id="1720"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21" w:author="Mai Văn Chánh" w:date="2021-03-30T22:24:00Z">
              <w:rPr>
                <w:rFonts w:ascii="Times New Roman" w:eastAsia="Times New Roman" w:hAnsi="Times New Roman" w:cs="Times New Roman"/>
                <w:sz w:val="26"/>
                <w:szCs w:val="26"/>
                <w:shd w:val="clear" w:color="auto" w:fill="FFFFFF"/>
                <w:lang w:val="vi-VN"/>
              </w:rPr>
            </w:rPrChange>
          </w:rPr>
          <w:tab/>
          <w:delText>Bước 2: Xây dựng sự kiện Click cho button Ngày.</w:delText>
        </w:r>
      </w:del>
    </w:p>
    <w:p w14:paraId="7B9CF33D" w14:textId="2BAE4955" w:rsidR="00FC36A6" w:rsidRPr="007F4720" w:rsidDel="009D219A" w:rsidRDefault="00FC36A6" w:rsidP="00650CA2">
      <w:pPr>
        <w:spacing w:line="276" w:lineRule="auto"/>
        <w:rPr>
          <w:del w:id="1722" w:author="Mai Văn Chánh" w:date="2021-03-30T21:55:00Z"/>
          <w:rFonts w:ascii="Times New Roman" w:eastAsia="Times New Roman" w:hAnsi="Times New Roman" w:cs="Times New Roman"/>
          <w:b/>
          <w:sz w:val="28"/>
          <w:szCs w:val="28"/>
          <w:shd w:val="clear" w:color="auto" w:fill="FFFFFF"/>
          <w:lang w:val="vi-VN"/>
          <w:rPrChange w:id="1723" w:author="Mai Văn Chánh" w:date="2021-03-30T22:24:00Z">
            <w:rPr>
              <w:del w:id="1724" w:author="Mai Văn Chánh" w:date="2021-03-30T21:55:00Z"/>
              <w:rFonts w:ascii="Times New Roman" w:eastAsia="Times New Roman" w:hAnsi="Times New Roman" w:cs="Times New Roman"/>
              <w:sz w:val="26"/>
              <w:szCs w:val="26"/>
              <w:shd w:val="clear" w:color="auto" w:fill="FFFFFF"/>
              <w:lang w:val="vi-VN"/>
            </w:rPr>
          </w:rPrChange>
        </w:rPr>
      </w:pPr>
      <w:del w:id="1725"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26" w:author="Mai Văn Chánh" w:date="2021-03-30T22:24:00Z">
              <w:rPr>
                <w:rFonts w:ascii="Times New Roman" w:eastAsia="Times New Roman" w:hAnsi="Times New Roman" w:cs="Times New Roman"/>
                <w:sz w:val="26"/>
                <w:szCs w:val="26"/>
                <w:shd w:val="clear" w:color="auto" w:fill="FFFFFF"/>
                <w:lang w:val="vi-VN"/>
              </w:rPr>
            </w:rPrChange>
          </w:rPr>
          <w:tab/>
          <w:delText>Bước 3: Xây dựng sự kiện Click cho button Giờ.</w:delText>
        </w:r>
      </w:del>
    </w:p>
    <w:p w14:paraId="4F2C7135" w14:textId="56DFE169" w:rsidR="000C3FDE" w:rsidRPr="007F4720" w:rsidDel="009D219A" w:rsidRDefault="000C3FDE" w:rsidP="00650CA2">
      <w:pPr>
        <w:spacing w:line="276" w:lineRule="auto"/>
        <w:rPr>
          <w:del w:id="1727" w:author="Mai Văn Chánh" w:date="2021-03-30T21:55:00Z"/>
          <w:rFonts w:ascii="Times New Roman" w:eastAsia="Times New Roman" w:hAnsi="Times New Roman" w:cs="Times New Roman"/>
          <w:b/>
          <w:sz w:val="28"/>
          <w:szCs w:val="28"/>
          <w:shd w:val="clear" w:color="auto" w:fill="FFFFFF"/>
          <w:lang w:val="vi-VN"/>
          <w:rPrChange w:id="1728" w:author="Mai Văn Chánh" w:date="2021-03-30T22:24:00Z">
            <w:rPr>
              <w:del w:id="1729" w:author="Mai Văn Chánh" w:date="2021-03-30T21:55:00Z"/>
              <w:rFonts w:ascii="Times New Roman" w:eastAsia="Times New Roman" w:hAnsi="Times New Roman" w:cs="Times New Roman"/>
              <w:sz w:val="26"/>
              <w:szCs w:val="26"/>
              <w:shd w:val="clear" w:color="auto" w:fill="FFFFFF"/>
              <w:lang w:val="vi-VN"/>
            </w:rPr>
          </w:rPrChange>
        </w:rPr>
      </w:pPr>
      <w:del w:id="1730"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31" w:author="Mai Văn Chánh" w:date="2021-03-30T22:24:00Z">
              <w:rPr>
                <w:rFonts w:ascii="Times New Roman" w:eastAsia="Times New Roman" w:hAnsi="Times New Roman" w:cs="Times New Roman"/>
                <w:sz w:val="26"/>
                <w:szCs w:val="26"/>
                <w:shd w:val="clear" w:color="auto" w:fill="FFFFFF"/>
                <w:lang w:val="vi-VN"/>
              </w:rPr>
            </w:rPrChange>
          </w:rPr>
          <w:tab/>
          <w:delText>Bước 4: Xây dựng hàm xử lí thời gian đã được chọn.</w:delText>
        </w:r>
      </w:del>
    </w:p>
    <w:p w14:paraId="76FFD671" w14:textId="7518DC9F" w:rsidR="00FC36A6" w:rsidRPr="007F4720" w:rsidDel="009D219A" w:rsidRDefault="00FC36A6" w:rsidP="00650CA2">
      <w:pPr>
        <w:spacing w:line="276" w:lineRule="auto"/>
        <w:rPr>
          <w:del w:id="1732" w:author="Mai Văn Chánh" w:date="2021-03-30T21:55:00Z"/>
          <w:rFonts w:ascii="Times New Roman" w:eastAsia="Times New Roman" w:hAnsi="Times New Roman" w:cs="Times New Roman"/>
          <w:b/>
          <w:sz w:val="28"/>
          <w:szCs w:val="28"/>
          <w:shd w:val="clear" w:color="auto" w:fill="FFFFFF"/>
          <w:lang w:val="vi-VN"/>
          <w:rPrChange w:id="1733" w:author="Mai Văn Chánh" w:date="2021-03-30T22:24:00Z">
            <w:rPr>
              <w:del w:id="1734" w:author="Mai Văn Chánh" w:date="2021-03-30T21:55:00Z"/>
              <w:rFonts w:ascii="Times New Roman" w:eastAsia="Times New Roman" w:hAnsi="Times New Roman" w:cs="Times New Roman"/>
              <w:sz w:val="26"/>
              <w:szCs w:val="26"/>
              <w:shd w:val="clear" w:color="auto" w:fill="FFFFFF"/>
              <w:lang w:val="vi-VN"/>
            </w:rPr>
          </w:rPrChange>
        </w:rPr>
      </w:pPr>
      <w:del w:id="1735"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36" w:author="Mai Văn Chánh" w:date="2021-03-30T22:24:00Z">
              <w:rPr>
                <w:rFonts w:ascii="Times New Roman" w:eastAsia="Times New Roman" w:hAnsi="Times New Roman" w:cs="Times New Roman"/>
                <w:sz w:val="26"/>
                <w:szCs w:val="26"/>
                <w:shd w:val="clear" w:color="auto" w:fill="FFFFFF"/>
                <w:lang w:val="vi-VN"/>
              </w:rPr>
            </w:rPrChange>
          </w:rPr>
          <w:tab/>
        </w:r>
        <w:r w:rsidR="000C3FDE" w:rsidRPr="007F4720" w:rsidDel="009D219A">
          <w:rPr>
            <w:rFonts w:ascii="Times New Roman" w:eastAsia="Times New Roman" w:hAnsi="Times New Roman" w:cs="Times New Roman"/>
            <w:b/>
            <w:sz w:val="28"/>
            <w:szCs w:val="28"/>
            <w:shd w:val="clear" w:color="auto" w:fill="FFFFFF"/>
            <w:lang w:val="vi-VN"/>
            <w:rPrChange w:id="1737" w:author="Mai Văn Chánh" w:date="2021-03-30T22:24:00Z">
              <w:rPr>
                <w:rFonts w:ascii="Times New Roman" w:eastAsia="Times New Roman" w:hAnsi="Times New Roman" w:cs="Times New Roman"/>
                <w:sz w:val="26"/>
                <w:szCs w:val="26"/>
                <w:shd w:val="clear" w:color="auto" w:fill="FFFFFF"/>
                <w:lang w:val="vi-VN"/>
              </w:rPr>
            </w:rPrChange>
          </w:rPr>
          <w:delText>Bước 5</w:delText>
        </w:r>
        <w:r w:rsidRPr="007F4720" w:rsidDel="009D219A">
          <w:rPr>
            <w:rFonts w:ascii="Times New Roman" w:eastAsia="Times New Roman" w:hAnsi="Times New Roman" w:cs="Times New Roman"/>
            <w:b/>
            <w:sz w:val="28"/>
            <w:szCs w:val="28"/>
            <w:shd w:val="clear" w:color="auto" w:fill="FFFFFF"/>
            <w:lang w:val="vi-VN"/>
            <w:rPrChange w:id="1738" w:author="Mai Văn Chánh" w:date="2021-03-30T22:24:00Z">
              <w:rPr>
                <w:rFonts w:ascii="Times New Roman" w:eastAsia="Times New Roman" w:hAnsi="Times New Roman" w:cs="Times New Roman"/>
                <w:sz w:val="26"/>
                <w:szCs w:val="26"/>
                <w:shd w:val="clear" w:color="auto" w:fill="FFFFFF"/>
                <w:lang w:val="vi-VN"/>
              </w:rPr>
            </w:rPrChange>
          </w:rPr>
          <w:delText>: Xây dựng sự kiện Click cho button Lưu.</w:delText>
        </w:r>
      </w:del>
    </w:p>
    <w:p w14:paraId="4FD2A53C" w14:textId="05725EE7" w:rsidR="00FC36A6" w:rsidRPr="007F4720" w:rsidDel="009D219A" w:rsidRDefault="00FC36A6" w:rsidP="00650CA2">
      <w:pPr>
        <w:spacing w:line="276" w:lineRule="auto"/>
        <w:rPr>
          <w:del w:id="1739" w:author="Mai Văn Chánh" w:date="2021-03-30T21:55:00Z"/>
          <w:rFonts w:ascii="Times New Roman" w:eastAsia="Times New Roman" w:hAnsi="Times New Roman" w:cs="Times New Roman"/>
          <w:b/>
          <w:sz w:val="28"/>
          <w:szCs w:val="28"/>
          <w:shd w:val="clear" w:color="auto" w:fill="FFFFFF"/>
          <w:lang w:val="vi-VN"/>
          <w:rPrChange w:id="1740" w:author="Mai Văn Chánh" w:date="2021-03-30T22:24:00Z">
            <w:rPr>
              <w:del w:id="1741" w:author="Mai Văn Chánh" w:date="2021-03-30T21:55:00Z"/>
              <w:rFonts w:ascii="Times New Roman" w:eastAsia="Times New Roman" w:hAnsi="Times New Roman" w:cs="Times New Roman"/>
              <w:sz w:val="26"/>
              <w:szCs w:val="26"/>
              <w:shd w:val="clear" w:color="auto" w:fill="FFFFFF"/>
              <w:lang w:val="vi-VN"/>
            </w:rPr>
          </w:rPrChange>
        </w:rPr>
      </w:pPr>
      <w:del w:id="1742" w:author="Mai Văn Chánh" w:date="2021-03-30T21:55:00Z">
        <w:r w:rsidRPr="007F4720" w:rsidDel="009D219A">
          <w:rPr>
            <w:rFonts w:ascii="Times New Roman" w:eastAsia="Times New Roman" w:hAnsi="Times New Roman" w:cs="Times New Roman"/>
            <w:b/>
            <w:sz w:val="28"/>
            <w:szCs w:val="28"/>
            <w:shd w:val="clear" w:color="auto" w:fill="FFFFFF"/>
            <w:lang w:val="vi-VN"/>
            <w:rPrChange w:id="1743" w:author="Mai Văn Chánh" w:date="2021-03-30T22:24:00Z">
              <w:rPr>
                <w:rFonts w:ascii="Times New Roman" w:eastAsia="Times New Roman" w:hAnsi="Times New Roman" w:cs="Times New Roman"/>
                <w:sz w:val="26"/>
                <w:szCs w:val="26"/>
                <w:shd w:val="clear" w:color="auto" w:fill="FFFFFF"/>
                <w:lang w:val="vi-VN"/>
              </w:rPr>
            </w:rPrChange>
          </w:rPr>
          <w:tab/>
        </w:r>
        <w:r w:rsidR="000C3FDE" w:rsidRPr="007F4720" w:rsidDel="009D219A">
          <w:rPr>
            <w:rFonts w:ascii="Times New Roman" w:eastAsia="Times New Roman" w:hAnsi="Times New Roman" w:cs="Times New Roman"/>
            <w:b/>
            <w:sz w:val="28"/>
            <w:szCs w:val="28"/>
            <w:shd w:val="clear" w:color="auto" w:fill="FFFFFF"/>
            <w:lang w:val="vi-VN"/>
            <w:rPrChange w:id="1744" w:author="Mai Văn Chánh" w:date="2021-03-30T22:24:00Z">
              <w:rPr>
                <w:rFonts w:ascii="Times New Roman" w:eastAsia="Times New Roman" w:hAnsi="Times New Roman" w:cs="Times New Roman"/>
                <w:sz w:val="26"/>
                <w:szCs w:val="26"/>
                <w:shd w:val="clear" w:color="auto" w:fill="FFFFFF"/>
                <w:lang w:val="vi-VN"/>
              </w:rPr>
            </w:rPrChange>
          </w:rPr>
          <w:delText>Bước 6</w:delText>
        </w:r>
        <w:r w:rsidRPr="007F4720" w:rsidDel="009D219A">
          <w:rPr>
            <w:rFonts w:ascii="Times New Roman" w:eastAsia="Times New Roman" w:hAnsi="Times New Roman" w:cs="Times New Roman"/>
            <w:b/>
            <w:sz w:val="28"/>
            <w:szCs w:val="28"/>
            <w:shd w:val="clear" w:color="auto" w:fill="FFFFFF"/>
            <w:lang w:val="vi-VN"/>
            <w:rPrChange w:id="1745" w:author="Mai Văn Chánh" w:date="2021-03-30T22:24:00Z">
              <w:rPr>
                <w:rFonts w:ascii="Times New Roman" w:eastAsia="Times New Roman" w:hAnsi="Times New Roman" w:cs="Times New Roman"/>
                <w:sz w:val="26"/>
                <w:szCs w:val="26"/>
                <w:shd w:val="clear" w:color="auto" w:fill="FFFFFF"/>
                <w:lang w:val="vi-VN"/>
              </w:rPr>
            </w:rPrChange>
          </w:rPr>
          <w:delText>: Xây dựng sự kiện Click cho button Thoát.</w:delText>
        </w:r>
      </w:del>
    </w:p>
    <w:p w14:paraId="5F19D61F" w14:textId="609A6EBE" w:rsidR="009A1B6A" w:rsidRPr="007F4720" w:rsidRDefault="00D114A2" w:rsidP="00650CA2">
      <w:pPr>
        <w:pStyle w:val="Heading3"/>
        <w:spacing w:line="276" w:lineRule="auto"/>
        <w:rPr>
          <w:rFonts w:ascii="Times New Roman" w:hAnsi="Times New Roman" w:cs="Times New Roman"/>
          <w:b/>
          <w:color w:val="auto"/>
          <w:sz w:val="28"/>
          <w:szCs w:val="28"/>
          <w:lang w:val="vi-VN"/>
          <w:rPrChange w:id="1746" w:author="Mai Văn Chánh" w:date="2021-03-30T22:24:00Z">
            <w:rPr>
              <w:rFonts w:ascii="Times New Roman" w:hAnsi="Times New Roman" w:cs="Times New Roman"/>
              <w:b/>
              <w:color w:val="auto"/>
              <w:sz w:val="26"/>
              <w:szCs w:val="26"/>
              <w:lang w:val="vi-VN"/>
            </w:rPr>
          </w:rPrChange>
        </w:rPr>
      </w:pPr>
      <w:del w:id="1747" w:author="Mai Văn Chánh" w:date="2021-03-30T22:54:00Z">
        <w:r w:rsidRPr="007F4720" w:rsidDel="00485B6B">
          <w:rPr>
            <w:rFonts w:ascii="Times New Roman" w:hAnsi="Times New Roman" w:cs="Times New Roman"/>
            <w:b/>
            <w:color w:val="auto"/>
            <w:sz w:val="28"/>
            <w:szCs w:val="28"/>
            <w:lang w:val="vi-VN"/>
            <w:rPrChange w:id="1748" w:author="Mai Văn Chánh" w:date="2021-03-30T22:24:00Z">
              <w:rPr>
                <w:rFonts w:ascii="Times New Roman" w:hAnsi="Times New Roman" w:cs="Times New Roman"/>
                <w:b/>
                <w:color w:val="auto"/>
                <w:sz w:val="26"/>
                <w:szCs w:val="26"/>
                <w:lang w:val="vi-VN"/>
              </w:rPr>
            </w:rPrChange>
          </w:rPr>
          <w:tab/>
        </w:r>
      </w:del>
      <w:bookmarkStart w:id="1749" w:name="_Toc68038657"/>
      <w:r w:rsidRPr="007F4720">
        <w:rPr>
          <w:rFonts w:ascii="Times New Roman" w:hAnsi="Times New Roman" w:cs="Times New Roman"/>
          <w:b/>
          <w:color w:val="auto"/>
          <w:sz w:val="28"/>
          <w:szCs w:val="28"/>
          <w:lang w:val="vi-VN"/>
          <w:rPrChange w:id="1750" w:author="Mai Văn Chánh" w:date="2021-03-30T22:24:00Z">
            <w:rPr>
              <w:rFonts w:ascii="Times New Roman" w:hAnsi="Times New Roman" w:cs="Times New Roman"/>
              <w:b/>
              <w:color w:val="auto"/>
              <w:sz w:val="26"/>
              <w:szCs w:val="26"/>
              <w:lang w:val="vi-VN"/>
            </w:rPr>
          </w:rPrChange>
        </w:rPr>
        <w:t>3.1.</w:t>
      </w:r>
      <w:ins w:id="1751" w:author="Mai Văn Chánh" w:date="2021-03-30T22:54:00Z">
        <w:r w:rsidR="00485B6B">
          <w:rPr>
            <w:rFonts w:ascii="Times New Roman" w:hAnsi="Times New Roman" w:cs="Times New Roman"/>
            <w:b/>
            <w:color w:val="auto"/>
            <w:sz w:val="28"/>
            <w:szCs w:val="28"/>
          </w:rPr>
          <w:t>5</w:t>
        </w:r>
      </w:ins>
      <w:del w:id="1752" w:author="Mai Văn Chánh" w:date="2021-03-30T22:54:00Z">
        <w:r w:rsidRPr="007F4720" w:rsidDel="00485B6B">
          <w:rPr>
            <w:rFonts w:ascii="Times New Roman" w:hAnsi="Times New Roman" w:cs="Times New Roman"/>
            <w:b/>
            <w:color w:val="auto"/>
            <w:sz w:val="28"/>
            <w:szCs w:val="28"/>
            <w:lang w:val="vi-VN"/>
            <w:rPrChange w:id="1753" w:author="Mai Văn Chánh" w:date="2021-03-30T22:24:00Z">
              <w:rPr>
                <w:rFonts w:ascii="Times New Roman" w:hAnsi="Times New Roman" w:cs="Times New Roman"/>
                <w:b/>
                <w:color w:val="auto"/>
                <w:sz w:val="26"/>
                <w:szCs w:val="26"/>
                <w:lang w:val="vi-VN"/>
              </w:rPr>
            </w:rPrChange>
          </w:rPr>
          <w:delText>4</w:delText>
        </w:r>
      </w:del>
      <w:r w:rsidRPr="007F4720">
        <w:rPr>
          <w:rFonts w:ascii="Times New Roman" w:hAnsi="Times New Roman" w:cs="Times New Roman"/>
          <w:b/>
          <w:color w:val="auto"/>
          <w:sz w:val="28"/>
          <w:szCs w:val="28"/>
          <w:lang w:val="vi-VN"/>
          <w:rPrChange w:id="1754" w:author="Mai Văn Chánh" w:date="2021-03-30T22:24:00Z">
            <w:rPr>
              <w:rFonts w:ascii="Times New Roman" w:hAnsi="Times New Roman" w:cs="Times New Roman"/>
              <w:b/>
              <w:color w:val="auto"/>
              <w:sz w:val="26"/>
              <w:szCs w:val="26"/>
              <w:lang w:val="vi-VN"/>
            </w:rPr>
          </w:rPrChange>
        </w:rPr>
        <w:t xml:space="preserve">. Màn hình Xóa </w:t>
      </w:r>
      <w:ins w:id="1755" w:author="Mai Văn Chánh" w:date="2021-03-30T22:24:00Z">
        <w:r w:rsidR="007F4720" w:rsidRPr="007F4720">
          <w:rPr>
            <w:rFonts w:ascii="Times New Roman" w:eastAsia="Times New Roman" w:hAnsi="Times New Roman" w:cs="Times New Roman"/>
            <w:b/>
            <w:color w:val="auto"/>
            <w:sz w:val="28"/>
            <w:szCs w:val="28"/>
            <w:shd w:val="clear" w:color="auto" w:fill="FFFFFF"/>
            <w:rPrChange w:id="1756" w:author="Mai Văn Chánh" w:date="2021-03-30T22:24:00Z">
              <w:rPr>
                <w:rFonts w:ascii="Times New Roman" w:eastAsia="Times New Roman" w:hAnsi="Times New Roman" w:cs="Times New Roman"/>
                <w:sz w:val="26"/>
                <w:szCs w:val="26"/>
                <w:shd w:val="clear" w:color="auto" w:fill="FFFFFF"/>
              </w:rPr>
            </w:rPrChange>
          </w:rPr>
          <w:t>chi tiêu</w:t>
        </w:r>
        <w:bookmarkEnd w:id="1749"/>
        <w:r w:rsidR="007F4720" w:rsidRPr="007F4720" w:rsidDel="007F4720">
          <w:rPr>
            <w:rFonts w:ascii="Times New Roman" w:hAnsi="Times New Roman" w:cs="Times New Roman"/>
            <w:b/>
            <w:color w:val="auto"/>
            <w:sz w:val="28"/>
            <w:szCs w:val="28"/>
            <w:lang w:val="vi-VN"/>
            <w:rPrChange w:id="1757" w:author="Mai Văn Chánh" w:date="2021-03-30T22:24:00Z">
              <w:rPr>
                <w:rFonts w:ascii="Times New Roman" w:hAnsi="Times New Roman" w:cs="Times New Roman"/>
                <w:b/>
                <w:color w:val="auto"/>
                <w:sz w:val="26"/>
                <w:szCs w:val="26"/>
                <w:lang w:val="vi-VN"/>
              </w:rPr>
            </w:rPrChange>
          </w:rPr>
          <w:t xml:space="preserve"> </w:t>
        </w:r>
      </w:ins>
      <w:del w:id="1758" w:author="Mai Văn Chánh" w:date="2021-03-30T22:24:00Z">
        <w:r w:rsidRPr="007F4720" w:rsidDel="007F4720">
          <w:rPr>
            <w:rFonts w:ascii="Times New Roman" w:hAnsi="Times New Roman" w:cs="Times New Roman"/>
            <w:b/>
            <w:color w:val="auto"/>
            <w:sz w:val="28"/>
            <w:szCs w:val="28"/>
            <w:lang w:val="vi-VN"/>
            <w:rPrChange w:id="1759" w:author="Mai Văn Chánh" w:date="2021-03-30T22:24:00Z">
              <w:rPr>
                <w:rFonts w:ascii="Times New Roman" w:hAnsi="Times New Roman" w:cs="Times New Roman"/>
                <w:b/>
                <w:color w:val="auto"/>
                <w:sz w:val="26"/>
                <w:szCs w:val="26"/>
                <w:lang w:val="vi-VN"/>
              </w:rPr>
            </w:rPrChange>
          </w:rPr>
          <w:delText>công việc</w:delText>
        </w:r>
      </w:del>
    </w:p>
    <w:p w14:paraId="7D384F9B" w14:textId="77777777"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Mô tả màn hình:</w:t>
      </w:r>
    </w:p>
    <w:p w14:paraId="7452E02C" w14:textId="309CC6C2" w:rsidR="0044077D" w:rsidRPr="00A622DF" w:rsidRDefault="00A622DF" w:rsidP="00A622DF">
      <w:pPr>
        <w:spacing w:line="276"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Chức năng Xác nhận xóa </w:t>
      </w:r>
      <w:ins w:id="1760" w:author="Mai Văn Chánh" w:date="2021-03-30T22:24:00Z">
        <w:r w:rsidR="007F4720">
          <w:rPr>
            <w:rFonts w:ascii="Times New Roman" w:eastAsia="Times New Roman" w:hAnsi="Times New Roman" w:cs="Times New Roman"/>
            <w:sz w:val="26"/>
            <w:szCs w:val="26"/>
            <w:shd w:val="clear" w:color="auto" w:fill="FFFFFF"/>
          </w:rPr>
          <w:t>chi tiêu</w:t>
        </w:r>
        <w:r w:rsidR="007F4720" w:rsidDel="007F4720">
          <w:rPr>
            <w:rFonts w:ascii="Times New Roman" w:hAnsi="Times New Roman" w:cs="Times New Roman"/>
            <w:noProof/>
            <w:sz w:val="26"/>
            <w:szCs w:val="26"/>
            <w:lang w:val="vi-VN"/>
          </w:rPr>
          <w:t xml:space="preserve"> </w:t>
        </w:r>
      </w:ins>
      <w:del w:id="1761" w:author="Mai Văn Chánh" w:date="2021-03-30T22:24:00Z">
        <w:r w:rsidDel="007F4720">
          <w:rPr>
            <w:rFonts w:ascii="Times New Roman" w:hAnsi="Times New Roman" w:cs="Times New Roman"/>
            <w:noProof/>
            <w:sz w:val="26"/>
            <w:szCs w:val="26"/>
            <w:lang w:val="vi-VN"/>
          </w:rPr>
          <w:delText>công việc</w:delText>
        </w:r>
      </w:del>
      <w:r>
        <w:rPr>
          <w:rFonts w:ascii="Times New Roman" w:hAnsi="Times New Roman" w:cs="Times New Roman"/>
          <w:noProof/>
          <w:sz w:val="26"/>
          <w:szCs w:val="26"/>
          <w:lang w:val="vi-VN"/>
        </w:rPr>
        <w:t>: Chức năng giúp người dùng tránh việc xóa công việc khi không có nhu cầu.</w:t>
      </w:r>
    </w:p>
    <w:p w14:paraId="727E9AC4" w14:textId="77777777" w:rsidR="00485B6B" w:rsidRDefault="006D10F9" w:rsidP="00485B6B">
      <w:pPr>
        <w:keepNext/>
        <w:spacing w:line="276" w:lineRule="auto"/>
        <w:jc w:val="center"/>
        <w:rPr>
          <w:ins w:id="1762" w:author="Mai Văn Chánh" w:date="2021-03-30T22:50:00Z"/>
        </w:rPr>
        <w:pPrChange w:id="1763" w:author="Mai Văn Chánh" w:date="2021-03-30T22:50:00Z">
          <w:pPr>
            <w:spacing w:line="276" w:lineRule="auto"/>
            <w:jc w:val="center"/>
          </w:pPr>
        </w:pPrChange>
      </w:pPr>
      <w:ins w:id="1764" w:author="Mai Văn Chánh" w:date="2021-03-30T22:03:00Z">
        <w:r>
          <w:rPr>
            <w:rFonts w:ascii="Times New Roman" w:hAnsi="Times New Roman" w:cs="Times New Roman"/>
            <w:noProof/>
            <w:sz w:val="26"/>
            <w:szCs w:val="26"/>
          </w:rPr>
          <w:drawing>
            <wp:inline distT="0" distB="0" distL="0" distR="0" wp14:anchorId="59176BB8" wp14:editId="638F0397">
              <wp:extent cx="2915057" cy="149563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4">
                        <a:extLst>
                          <a:ext uri="{28A0092B-C50C-407E-A947-70E740481C1C}">
                            <a14:useLocalDpi xmlns:a14="http://schemas.microsoft.com/office/drawing/2010/main" val="0"/>
                          </a:ext>
                        </a:extLst>
                      </a:blip>
                      <a:stretch>
                        <a:fillRect/>
                      </a:stretch>
                    </pic:blipFill>
                    <pic:spPr>
                      <a:xfrm>
                        <a:off x="0" y="0"/>
                        <a:ext cx="2915057" cy="1495634"/>
                      </a:xfrm>
                      <a:prstGeom prst="rect">
                        <a:avLst/>
                      </a:prstGeom>
                    </pic:spPr>
                  </pic:pic>
                </a:graphicData>
              </a:graphic>
            </wp:inline>
          </w:drawing>
        </w:r>
      </w:ins>
    </w:p>
    <w:p w14:paraId="7E0451A0" w14:textId="5330D73E" w:rsidR="00485B6B" w:rsidRPr="00485B6B" w:rsidRDefault="00485B6B" w:rsidP="00485B6B">
      <w:pPr>
        <w:pStyle w:val="Caption"/>
        <w:jc w:val="center"/>
        <w:rPr>
          <w:ins w:id="1765" w:author="Mai Văn Chánh" w:date="2021-03-30T22:50:00Z"/>
          <w:sz w:val="24"/>
          <w:szCs w:val="24"/>
          <w:rPrChange w:id="1766" w:author="Mai Văn Chánh" w:date="2021-03-30T22:50:00Z">
            <w:rPr>
              <w:ins w:id="1767" w:author="Mai Văn Chánh" w:date="2021-03-30T22:50:00Z"/>
            </w:rPr>
          </w:rPrChange>
        </w:rPr>
        <w:pPrChange w:id="1768" w:author="Mai Văn Chánh" w:date="2021-03-30T22:50:00Z">
          <w:pPr>
            <w:pStyle w:val="Caption"/>
          </w:pPr>
        </w:pPrChange>
      </w:pPr>
      <w:bookmarkStart w:id="1769" w:name="_Toc68038145"/>
      <w:ins w:id="1770" w:author="Mai Văn Chánh" w:date="2021-03-30T22:50:00Z">
        <w:r w:rsidRPr="00485B6B">
          <w:rPr>
            <w:sz w:val="24"/>
            <w:szCs w:val="24"/>
            <w:rPrChange w:id="1771" w:author="Mai Văn Chánh" w:date="2021-03-30T22:50:00Z">
              <w:rPr/>
            </w:rPrChange>
          </w:rPr>
          <w:t xml:space="preserve">Hình  </w:t>
        </w:r>
        <w:r w:rsidRPr="00485B6B">
          <w:rPr>
            <w:sz w:val="24"/>
            <w:szCs w:val="24"/>
            <w:rPrChange w:id="1772" w:author="Mai Văn Chánh" w:date="2021-03-30T22:50:00Z">
              <w:rPr/>
            </w:rPrChange>
          </w:rPr>
          <w:fldChar w:fldCharType="begin"/>
        </w:r>
        <w:r w:rsidRPr="00485B6B">
          <w:rPr>
            <w:sz w:val="24"/>
            <w:szCs w:val="24"/>
            <w:rPrChange w:id="1773" w:author="Mai Văn Chánh" w:date="2021-03-30T22:50:00Z">
              <w:rPr/>
            </w:rPrChange>
          </w:rPr>
          <w:instrText xml:space="preserve"> SEQ Hình_ \* ARABIC </w:instrText>
        </w:r>
      </w:ins>
      <w:r w:rsidRPr="00485B6B">
        <w:rPr>
          <w:sz w:val="24"/>
          <w:szCs w:val="24"/>
          <w:rPrChange w:id="1774" w:author="Mai Văn Chánh" w:date="2021-03-30T22:50:00Z">
            <w:rPr/>
          </w:rPrChange>
        </w:rPr>
        <w:fldChar w:fldCharType="separate"/>
      </w:r>
      <w:ins w:id="1775" w:author="Mai Văn Chánh" w:date="2021-03-30T22:53:00Z">
        <w:r>
          <w:rPr>
            <w:noProof/>
            <w:sz w:val="24"/>
            <w:szCs w:val="24"/>
          </w:rPr>
          <w:t>29</w:t>
        </w:r>
      </w:ins>
      <w:ins w:id="1776" w:author="Mai Văn Chánh" w:date="2021-03-30T22:50:00Z">
        <w:r w:rsidRPr="00485B6B">
          <w:rPr>
            <w:sz w:val="24"/>
            <w:szCs w:val="24"/>
            <w:rPrChange w:id="1777" w:author="Mai Văn Chánh" w:date="2021-03-30T22:50:00Z">
              <w:rPr/>
            </w:rPrChange>
          </w:rPr>
          <w:fldChar w:fldCharType="end"/>
        </w:r>
        <w:r w:rsidRPr="00485B6B">
          <w:rPr>
            <w:sz w:val="24"/>
            <w:szCs w:val="24"/>
            <w:rPrChange w:id="1778" w:author="Mai Văn Chánh" w:date="2021-03-30T22:50:00Z">
              <w:rPr/>
            </w:rPrChange>
          </w:rPr>
          <w:t>:Chức năng Xác nhận xóa chi tiêu</w:t>
        </w:r>
        <w:bookmarkEnd w:id="1769"/>
      </w:ins>
    </w:p>
    <w:p w14:paraId="2A6EE35C" w14:textId="217DCF18" w:rsidR="0044077D" w:rsidRPr="00A622DF" w:rsidRDefault="0044077D" w:rsidP="0044077D">
      <w:pPr>
        <w:spacing w:line="276" w:lineRule="auto"/>
        <w:jc w:val="center"/>
        <w:rPr>
          <w:rFonts w:ascii="Times New Roman" w:eastAsia="Times New Roman" w:hAnsi="Times New Roman" w:cs="Times New Roman"/>
          <w:sz w:val="26"/>
          <w:szCs w:val="26"/>
          <w:shd w:val="clear" w:color="auto" w:fill="FFFFFF"/>
          <w:lang w:val="vi-VN"/>
        </w:rPr>
      </w:pPr>
      <w:del w:id="1779" w:author="Mai Văn Chánh" w:date="2021-03-30T22:02:00Z">
        <w:r w:rsidRPr="00A622DF" w:rsidDel="006D10F9">
          <w:rPr>
            <w:rFonts w:ascii="Times New Roman" w:hAnsi="Times New Roman" w:cs="Times New Roman"/>
            <w:noProof/>
            <w:sz w:val="26"/>
            <w:szCs w:val="26"/>
          </w:rPr>
          <w:drawing>
            <wp:inline distT="0" distB="0" distL="0" distR="0" wp14:anchorId="088AC780" wp14:editId="2AAFD874">
              <wp:extent cx="2025413" cy="1052343"/>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7224" b="33535"/>
                      <a:stretch/>
                    </pic:blipFill>
                    <pic:spPr bwMode="auto">
                      <a:xfrm>
                        <a:off x="0" y="0"/>
                        <a:ext cx="2026000" cy="1052648"/>
                      </a:xfrm>
                      <a:prstGeom prst="rect">
                        <a:avLst/>
                      </a:prstGeom>
                      <a:noFill/>
                      <a:ln>
                        <a:noFill/>
                      </a:ln>
                      <a:extLst>
                        <a:ext uri="{53640926-AAD7-44D8-BBD7-CCE9431645EC}">
                          <a14:shadowObscured xmlns:a14="http://schemas.microsoft.com/office/drawing/2010/main"/>
                        </a:ext>
                      </a:extLst>
                    </pic:spPr>
                  </pic:pic>
                </a:graphicData>
              </a:graphic>
            </wp:inline>
          </w:drawing>
        </w:r>
      </w:del>
    </w:p>
    <w:p w14:paraId="7B14FF22" w14:textId="36ED7D5E" w:rsidR="0044077D" w:rsidRPr="006D10F9" w:rsidRDefault="0044077D" w:rsidP="0044077D">
      <w:pPr>
        <w:pStyle w:val="Hnhnh"/>
        <w:rPr>
          <w:shd w:val="clear" w:color="auto" w:fill="FFFFFF"/>
          <w:lang w:val="en-US"/>
          <w:rPrChange w:id="1780" w:author="Mai Văn Chánh" w:date="2021-03-30T22:03:00Z">
            <w:rPr>
              <w:shd w:val="clear" w:color="auto" w:fill="FFFFFF"/>
            </w:rPr>
          </w:rPrChange>
        </w:rPr>
      </w:pPr>
      <w:bookmarkStart w:id="1781" w:name="_Toc55581477"/>
      <w:del w:id="1782" w:author="Mai Văn Chánh" w:date="2021-03-30T22:50:00Z">
        <w:r w:rsidRPr="00A622DF" w:rsidDel="00485B6B">
          <w:rPr>
            <w:shd w:val="clear" w:color="auto" w:fill="FFFFFF"/>
          </w:rPr>
          <w:delText xml:space="preserve">Hình 3.1.4. Chức năng Xác nhận xóa </w:delText>
        </w:r>
      </w:del>
      <w:del w:id="1783" w:author="Mai Văn Chánh" w:date="2021-03-30T22:03:00Z">
        <w:r w:rsidRPr="00A622DF" w:rsidDel="006D10F9">
          <w:rPr>
            <w:shd w:val="clear" w:color="auto" w:fill="FFFFFF"/>
          </w:rPr>
          <w:delText>công việc</w:delText>
        </w:r>
      </w:del>
      <w:bookmarkEnd w:id="1781"/>
    </w:p>
    <w:p w14:paraId="6F8CBCD3" w14:textId="77777777"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Các bước thực hiện:</w:t>
      </w:r>
    </w:p>
    <w:p w14:paraId="39C97E46" w14:textId="71DF6E60" w:rsidR="006D10F9" w:rsidRDefault="006D0F40" w:rsidP="00650CA2">
      <w:pPr>
        <w:spacing w:line="276" w:lineRule="auto"/>
        <w:rPr>
          <w:ins w:id="1784" w:author="Mai Văn Chánh" w:date="2021-03-30T22:12:00Z"/>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 xml:space="preserve">Bước 1: Xây dựng phương thức Xóa </w:t>
      </w:r>
      <w:ins w:id="1785" w:author="Mai Văn Chánh" w:date="2021-03-30T22:23:00Z">
        <w:r w:rsidR="007F4720">
          <w:rPr>
            <w:rFonts w:ascii="Times New Roman" w:eastAsia="Times New Roman" w:hAnsi="Times New Roman" w:cs="Times New Roman"/>
            <w:sz w:val="26"/>
            <w:szCs w:val="26"/>
            <w:shd w:val="clear" w:color="auto" w:fill="FFFFFF"/>
          </w:rPr>
          <w:t>chi tiêu</w:t>
        </w:r>
        <w:r w:rsidR="007F4720" w:rsidDel="007F4720">
          <w:rPr>
            <w:rFonts w:ascii="Times New Roman" w:eastAsia="Times New Roman" w:hAnsi="Times New Roman" w:cs="Times New Roman"/>
            <w:sz w:val="26"/>
            <w:szCs w:val="26"/>
            <w:shd w:val="clear" w:color="auto" w:fill="FFFFFF"/>
            <w:lang w:val="vi-VN"/>
          </w:rPr>
          <w:t xml:space="preserve"> </w:t>
        </w:r>
      </w:ins>
      <w:del w:id="1786" w:author="Mai Văn Chánh" w:date="2021-03-30T22:23:00Z">
        <w:r w:rsidDel="007F4720">
          <w:rPr>
            <w:rFonts w:ascii="Times New Roman" w:eastAsia="Times New Roman" w:hAnsi="Times New Roman" w:cs="Times New Roman"/>
            <w:sz w:val="26"/>
            <w:szCs w:val="26"/>
            <w:shd w:val="clear" w:color="auto" w:fill="FFFFFF"/>
            <w:lang w:val="vi-VN"/>
          </w:rPr>
          <w:delText>công việc</w:delText>
        </w:r>
      </w:del>
      <w:r>
        <w:rPr>
          <w:rFonts w:ascii="Times New Roman" w:eastAsia="Times New Roman" w:hAnsi="Times New Roman" w:cs="Times New Roman"/>
          <w:sz w:val="26"/>
          <w:szCs w:val="26"/>
          <w:shd w:val="clear" w:color="auto" w:fill="FFFFFF"/>
          <w:lang w:val="vi-VN"/>
        </w:rPr>
        <w:t>.</w:t>
      </w:r>
    </w:p>
    <w:p w14:paraId="140BF244" w14:textId="2959D094" w:rsidR="00BE0B6C" w:rsidRDefault="00BE0B6C" w:rsidP="00650CA2">
      <w:pPr>
        <w:spacing w:line="276" w:lineRule="auto"/>
        <w:rPr>
          <w:ins w:id="1787" w:author="Mai Văn Chánh" w:date="2021-03-30T22:12:00Z"/>
          <w:rFonts w:ascii="Times New Roman" w:eastAsia="Times New Roman" w:hAnsi="Times New Roman" w:cs="Times New Roman"/>
          <w:sz w:val="26"/>
          <w:szCs w:val="26"/>
          <w:shd w:val="clear" w:color="auto" w:fill="FFFFFF"/>
          <w:lang w:val="vi-VN"/>
        </w:rPr>
      </w:pPr>
    </w:p>
    <w:p w14:paraId="75A3883E" w14:textId="1DAEA17F" w:rsidR="00BE0B6C" w:rsidRDefault="00BE0B6C" w:rsidP="00650CA2">
      <w:pPr>
        <w:spacing w:line="276" w:lineRule="auto"/>
        <w:rPr>
          <w:ins w:id="1788" w:author="Mai Văn Chánh" w:date="2021-03-30T22:12:00Z"/>
          <w:rFonts w:ascii="Times New Roman" w:eastAsia="Times New Roman" w:hAnsi="Times New Roman" w:cs="Times New Roman"/>
          <w:sz w:val="26"/>
          <w:szCs w:val="26"/>
          <w:shd w:val="clear" w:color="auto" w:fill="FFFFFF"/>
          <w:lang w:val="vi-VN"/>
        </w:rPr>
      </w:pPr>
    </w:p>
    <w:p w14:paraId="4F763910" w14:textId="0577EFEF" w:rsidR="00BE0B6C" w:rsidRDefault="00BE0B6C" w:rsidP="00650CA2">
      <w:pPr>
        <w:spacing w:line="276" w:lineRule="auto"/>
        <w:rPr>
          <w:ins w:id="1789" w:author="Mai Văn Chánh" w:date="2021-03-30T22:12:00Z"/>
          <w:rFonts w:ascii="Times New Roman" w:eastAsia="Times New Roman" w:hAnsi="Times New Roman" w:cs="Times New Roman"/>
          <w:sz w:val="26"/>
          <w:szCs w:val="26"/>
          <w:shd w:val="clear" w:color="auto" w:fill="FFFFFF"/>
          <w:lang w:val="vi-VN"/>
        </w:rPr>
      </w:pPr>
    </w:p>
    <w:p w14:paraId="653C647C" w14:textId="58E7DFE2" w:rsidR="00BE0B6C" w:rsidRDefault="00BE0B6C" w:rsidP="00650CA2">
      <w:pPr>
        <w:spacing w:line="276" w:lineRule="auto"/>
        <w:rPr>
          <w:ins w:id="1790" w:author="Mai Văn Chánh" w:date="2021-03-30T22:12:00Z"/>
          <w:rFonts w:ascii="Times New Roman" w:eastAsia="Times New Roman" w:hAnsi="Times New Roman" w:cs="Times New Roman"/>
          <w:sz w:val="26"/>
          <w:szCs w:val="26"/>
          <w:shd w:val="clear" w:color="auto" w:fill="FFFFFF"/>
          <w:lang w:val="vi-VN"/>
        </w:rPr>
      </w:pPr>
    </w:p>
    <w:p w14:paraId="5284BE16" w14:textId="7DCA7F21" w:rsidR="00BE0B6C" w:rsidRDefault="00BE0B6C" w:rsidP="00650CA2">
      <w:pPr>
        <w:spacing w:line="276" w:lineRule="auto"/>
        <w:rPr>
          <w:ins w:id="1791" w:author="Mai Văn Chánh" w:date="2021-03-30T22:50:00Z"/>
          <w:rFonts w:ascii="Times New Roman" w:eastAsia="Times New Roman" w:hAnsi="Times New Roman" w:cs="Times New Roman"/>
          <w:sz w:val="26"/>
          <w:szCs w:val="26"/>
          <w:shd w:val="clear" w:color="auto" w:fill="FFFFFF"/>
        </w:rPr>
      </w:pPr>
    </w:p>
    <w:p w14:paraId="5C7BFE09" w14:textId="1BCD9296" w:rsidR="00485B6B" w:rsidRDefault="00485B6B" w:rsidP="00650CA2">
      <w:pPr>
        <w:spacing w:line="276" w:lineRule="auto"/>
        <w:rPr>
          <w:ins w:id="1792" w:author="Mai Văn Chánh" w:date="2021-03-30T22:50:00Z"/>
          <w:rFonts w:ascii="Times New Roman" w:eastAsia="Times New Roman" w:hAnsi="Times New Roman" w:cs="Times New Roman"/>
          <w:sz w:val="26"/>
          <w:szCs w:val="26"/>
          <w:shd w:val="clear" w:color="auto" w:fill="FFFFFF"/>
        </w:rPr>
      </w:pPr>
    </w:p>
    <w:p w14:paraId="387D4CE0" w14:textId="39FAF2AF" w:rsidR="00485B6B" w:rsidRDefault="00485B6B" w:rsidP="00650CA2">
      <w:pPr>
        <w:spacing w:line="276" w:lineRule="auto"/>
        <w:rPr>
          <w:ins w:id="1793" w:author="Mai Văn Chánh" w:date="2021-03-30T22:50:00Z"/>
          <w:rFonts w:ascii="Times New Roman" w:eastAsia="Times New Roman" w:hAnsi="Times New Roman" w:cs="Times New Roman"/>
          <w:sz w:val="26"/>
          <w:szCs w:val="26"/>
          <w:shd w:val="clear" w:color="auto" w:fill="FFFFFF"/>
        </w:rPr>
      </w:pPr>
    </w:p>
    <w:p w14:paraId="6B3CFE16" w14:textId="1DEC7C05" w:rsidR="00485B6B" w:rsidRDefault="00485B6B" w:rsidP="00650CA2">
      <w:pPr>
        <w:spacing w:line="276" w:lineRule="auto"/>
        <w:rPr>
          <w:ins w:id="1794" w:author="Mai Văn Chánh" w:date="2021-03-30T22:50:00Z"/>
          <w:rFonts w:ascii="Times New Roman" w:eastAsia="Times New Roman" w:hAnsi="Times New Roman" w:cs="Times New Roman"/>
          <w:sz w:val="26"/>
          <w:szCs w:val="26"/>
          <w:shd w:val="clear" w:color="auto" w:fill="FFFFFF"/>
        </w:rPr>
      </w:pPr>
    </w:p>
    <w:p w14:paraId="145E8032" w14:textId="0868B05F" w:rsidR="00485B6B" w:rsidRDefault="00485B6B" w:rsidP="00650CA2">
      <w:pPr>
        <w:spacing w:line="276" w:lineRule="auto"/>
        <w:rPr>
          <w:ins w:id="1795" w:author="Mai Văn Chánh" w:date="2021-03-30T22:50:00Z"/>
          <w:rFonts w:ascii="Times New Roman" w:eastAsia="Times New Roman" w:hAnsi="Times New Roman" w:cs="Times New Roman"/>
          <w:sz w:val="26"/>
          <w:szCs w:val="26"/>
          <w:shd w:val="clear" w:color="auto" w:fill="FFFFFF"/>
        </w:rPr>
      </w:pPr>
    </w:p>
    <w:p w14:paraId="3342D473" w14:textId="25DD1280" w:rsidR="00485B6B" w:rsidRDefault="00485B6B" w:rsidP="00650CA2">
      <w:pPr>
        <w:spacing w:line="276" w:lineRule="auto"/>
        <w:rPr>
          <w:ins w:id="1796" w:author="Mai Văn Chánh" w:date="2021-03-30T22:50:00Z"/>
          <w:rFonts w:ascii="Times New Roman" w:eastAsia="Times New Roman" w:hAnsi="Times New Roman" w:cs="Times New Roman"/>
          <w:sz w:val="26"/>
          <w:szCs w:val="26"/>
          <w:shd w:val="clear" w:color="auto" w:fill="FFFFFF"/>
        </w:rPr>
      </w:pPr>
    </w:p>
    <w:p w14:paraId="2D1B805C" w14:textId="13180452" w:rsidR="00485B6B" w:rsidRDefault="00485B6B" w:rsidP="00650CA2">
      <w:pPr>
        <w:spacing w:line="276" w:lineRule="auto"/>
        <w:rPr>
          <w:ins w:id="1797" w:author="Mai Văn Chánh" w:date="2021-03-30T22:50:00Z"/>
          <w:rFonts w:ascii="Times New Roman" w:eastAsia="Times New Roman" w:hAnsi="Times New Roman" w:cs="Times New Roman"/>
          <w:sz w:val="26"/>
          <w:szCs w:val="26"/>
          <w:shd w:val="clear" w:color="auto" w:fill="FFFFFF"/>
        </w:rPr>
      </w:pPr>
    </w:p>
    <w:p w14:paraId="1B6A686D" w14:textId="77777777" w:rsidR="00485B6B" w:rsidRPr="00485B6B" w:rsidRDefault="00485B6B" w:rsidP="00650CA2">
      <w:pPr>
        <w:spacing w:line="276" w:lineRule="auto"/>
        <w:rPr>
          <w:ins w:id="1798" w:author="Mai Văn Chánh" w:date="2021-03-30T22:12:00Z"/>
          <w:rFonts w:ascii="Times New Roman" w:eastAsia="Times New Roman" w:hAnsi="Times New Roman" w:cs="Times New Roman"/>
          <w:sz w:val="26"/>
          <w:szCs w:val="26"/>
          <w:shd w:val="clear" w:color="auto" w:fill="FFFFFF"/>
          <w:rPrChange w:id="1799" w:author="Mai Văn Chánh" w:date="2021-03-30T22:50:00Z">
            <w:rPr>
              <w:ins w:id="1800" w:author="Mai Văn Chánh" w:date="2021-03-30T22:12:00Z"/>
              <w:rFonts w:ascii="Times New Roman" w:eastAsia="Times New Roman" w:hAnsi="Times New Roman" w:cs="Times New Roman"/>
              <w:sz w:val="26"/>
              <w:szCs w:val="26"/>
              <w:shd w:val="clear" w:color="auto" w:fill="FFFFFF"/>
              <w:lang w:val="vi-VN"/>
            </w:rPr>
          </w:rPrChange>
        </w:rPr>
      </w:pPr>
    </w:p>
    <w:p w14:paraId="646BA081" w14:textId="77777777" w:rsidR="00BE0B6C" w:rsidRPr="006D10F9" w:rsidRDefault="00BE0B6C" w:rsidP="00650CA2">
      <w:pPr>
        <w:spacing w:line="276" w:lineRule="auto"/>
        <w:rPr>
          <w:rFonts w:ascii="Times New Roman" w:eastAsia="Times New Roman" w:hAnsi="Times New Roman" w:cs="Times New Roman"/>
          <w:sz w:val="26"/>
          <w:szCs w:val="26"/>
          <w:shd w:val="clear" w:color="auto" w:fill="FFFFFF"/>
          <w:lang w:val="vi-VN"/>
          <w:rPrChange w:id="1801" w:author="Mai Văn Chánh" w:date="2021-03-30T22:11:00Z">
            <w:rPr>
              <w:rFonts w:ascii="Times New Roman" w:eastAsia="Times New Roman" w:hAnsi="Times New Roman" w:cs="Times New Roman"/>
              <w:sz w:val="26"/>
              <w:szCs w:val="26"/>
              <w:shd w:val="clear" w:color="auto" w:fill="FFFFFF"/>
              <w:lang w:val="vi-VN"/>
            </w:rPr>
          </w:rPrChange>
        </w:rPr>
      </w:pPr>
    </w:p>
    <w:p w14:paraId="596AAD95" w14:textId="1F974B30" w:rsidR="009A1B6A" w:rsidRPr="00A622DF" w:rsidRDefault="00D114A2" w:rsidP="00650CA2">
      <w:pPr>
        <w:pStyle w:val="Heading3"/>
        <w:spacing w:line="276" w:lineRule="auto"/>
        <w:rPr>
          <w:rFonts w:ascii="Times New Roman" w:hAnsi="Times New Roman" w:cs="Times New Roman"/>
          <w:b/>
          <w:color w:val="auto"/>
          <w:sz w:val="26"/>
          <w:szCs w:val="26"/>
          <w:lang w:val="vi-VN"/>
        </w:rPr>
      </w:pPr>
      <w:del w:id="1802" w:author="Mai Văn Chánh" w:date="2021-03-30T22:54:00Z">
        <w:r w:rsidRPr="00A622DF" w:rsidDel="00485B6B">
          <w:rPr>
            <w:rFonts w:ascii="Times New Roman" w:hAnsi="Times New Roman" w:cs="Times New Roman"/>
            <w:b/>
            <w:color w:val="auto"/>
            <w:sz w:val="26"/>
            <w:szCs w:val="26"/>
            <w:lang w:val="vi-VN"/>
          </w:rPr>
          <w:tab/>
        </w:r>
      </w:del>
      <w:bookmarkStart w:id="1803" w:name="_Toc68038658"/>
      <w:r w:rsidRPr="00A622DF">
        <w:rPr>
          <w:rFonts w:ascii="Times New Roman" w:hAnsi="Times New Roman" w:cs="Times New Roman"/>
          <w:b/>
          <w:color w:val="auto"/>
          <w:sz w:val="26"/>
          <w:szCs w:val="26"/>
          <w:lang w:val="vi-VN"/>
        </w:rPr>
        <w:t>3.1.</w:t>
      </w:r>
      <w:ins w:id="1804" w:author="Mai Văn Chánh" w:date="2021-03-30T22:54:00Z">
        <w:r w:rsidR="00485B6B">
          <w:rPr>
            <w:rFonts w:ascii="Times New Roman" w:hAnsi="Times New Roman" w:cs="Times New Roman"/>
            <w:b/>
            <w:color w:val="auto"/>
            <w:sz w:val="26"/>
            <w:szCs w:val="26"/>
          </w:rPr>
          <w:t>6</w:t>
        </w:r>
      </w:ins>
      <w:del w:id="1805" w:author="Mai Văn Chánh" w:date="2021-03-30T22:54:00Z">
        <w:r w:rsidRPr="00A622DF" w:rsidDel="00485B6B">
          <w:rPr>
            <w:rFonts w:ascii="Times New Roman" w:hAnsi="Times New Roman" w:cs="Times New Roman"/>
            <w:b/>
            <w:color w:val="auto"/>
            <w:sz w:val="26"/>
            <w:szCs w:val="26"/>
            <w:lang w:val="vi-VN"/>
          </w:rPr>
          <w:delText>5</w:delText>
        </w:r>
      </w:del>
      <w:r w:rsidRPr="00A622DF">
        <w:rPr>
          <w:rFonts w:ascii="Times New Roman" w:hAnsi="Times New Roman" w:cs="Times New Roman"/>
          <w:b/>
          <w:color w:val="auto"/>
          <w:sz w:val="26"/>
          <w:szCs w:val="26"/>
          <w:lang w:val="vi-VN"/>
        </w:rPr>
        <w:t xml:space="preserve">. Màn hình </w:t>
      </w:r>
      <w:r w:rsidRPr="007F4720">
        <w:rPr>
          <w:rFonts w:ascii="Times New Roman" w:hAnsi="Times New Roman" w:cs="Times New Roman"/>
          <w:b/>
          <w:color w:val="auto"/>
          <w:sz w:val="26"/>
          <w:szCs w:val="26"/>
          <w:lang w:val="vi-VN"/>
          <w:rPrChange w:id="1806" w:author="Mai Văn Chánh" w:date="2021-03-30T22:23:00Z">
            <w:rPr>
              <w:rFonts w:ascii="Times New Roman" w:hAnsi="Times New Roman" w:cs="Times New Roman"/>
              <w:b/>
              <w:color w:val="auto"/>
              <w:sz w:val="26"/>
              <w:szCs w:val="26"/>
              <w:lang w:val="vi-VN"/>
            </w:rPr>
          </w:rPrChange>
        </w:rPr>
        <w:t xml:space="preserve">Chi tiết </w:t>
      </w:r>
      <w:ins w:id="1807" w:author="Mai Văn Chánh" w:date="2021-03-30T22:23:00Z">
        <w:r w:rsidR="007F4720" w:rsidRPr="007F4720">
          <w:rPr>
            <w:rFonts w:ascii="Times New Roman" w:eastAsia="Times New Roman" w:hAnsi="Times New Roman" w:cs="Times New Roman"/>
            <w:b/>
            <w:color w:val="auto"/>
            <w:sz w:val="26"/>
            <w:szCs w:val="26"/>
            <w:shd w:val="clear" w:color="auto" w:fill="FFFFFF"/>
            <w:rPrChange w:id="1808" w:author="Mai Văn Chánh" w:date="2021-03-30T22:23:00Z">
              <w:rPr>
                <w:rFonts w:ascii="Times New Roman" w:eastAsia="Times New Roman" w:hAnsi="Times New Roman" w:cs="Times New Roman"/>
                <w:sz w:val="26"/>
                <w:szCs w:val="26"/>
                <w:shd w:val="clear" w:color="auto" w:fill="FFFFFF"/>
              </w:rPr>
            </w:rPrChange>
          </w:rPr>
          <w:t>chi tiêu</w:t>
        </w:r>
        <w:bookmarkEnd w:id="1803"/>
        <w:r w:rsidR="007F4720" w:rsidRPr="007F4720" w:rsidDel="007F4720">
          <w:rPr>
            <w:rFonts w:ascii="Times New Roman" w:hAnsi="Times New Roman" w:cs="Times New Roman"/>
            <w:b/>
            <w:color w:val="auto"/>
            <w:sz w:val="26"/>
            <w:szCs w:val="26"/>
            <w:lang w:val="vi-VN"/>
            <w:rPrChange w:id="1809" w:author="Mai Văn Chánh" w:date="2021-03-30T22:23:00Z">
              <w:rPr>
                <w:rFonts w:ascii="Times New Roman" w:hAnsi="Times New Roman" w:cs="Times New Roman"/>
                <w:b/>
                <w:color w:val="auto"/>
                <w:sz w:val="26"/>
                <w:szCs w:val="26"/>
                <w:lang w:val="vi-VN"/>
              </w:rPr>
            </w:rPrChange>
          </w:rPr>
          <w:t xml:space="preserve"> </w:t>
        </w:r>
      </w:ins>
      <w:del w:id="1810" w:author="Mai Văn Chánh" w:date="2021-03-30T22:23:00Z">
        <w:r w:rsidRPr="00A622DF" w:rsidDel="007F4720">
          <w:rPr>
            <w:rFonts w:ascii="Times New Roman" w:hAnsi="Times New Roman" w:cs="Times New Roman"/>
            <w:b/>
            <w:color w:val="auto"/>
            <w:sz w:val="26"/>
            <w:szCs w:val="26"/>
            <w:lang w:val="vi-VN"/>
          </w:rPr>
          <w:delText>công việc</w:delText>
        </w:r>
      </w:del>
    </w:p>
    <w:p w14:paraId="6C9208B0" w14:textId="77777777"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Mô tả màn hình:</w:t>
      </w:r>
    </w:p>
    <w:p w14:paraId="396446CB" w14:textId="77777777" w:rsidR="009A1B6A" w:rsidRPr="00A622DF" w:rsidRDefault="006D5481"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lastRenderedPageBreak/>
        <w:t xml:space="preserve">- Chức năng </w:t>
      </w:r>
      <w:r w:rsidR="00930351">
        <w:rPr>
          <w:rFonts w:ascii="Times New Roman" w:eastAsia="Times New Roman" w:hAnsi="Times New Roman" w:cs="Times New Roman"/>
          <w:sz w:val="26"/>
          <w:szCs w:val="26"/>
          <w:shd w:val="clear" w:color="auto" w:fill="FFFFFF"/>
          <w:lang w:val="vi-VN"/>
        </w:rPr>
        <w:t>Hiển thị</w:t>
      </w:r>
      <w:r>
        <w:rPr>
          <w:rFonts w:ascii="Times New Roman" w:eastAsia="Times New Roman" w:hAnsi="Times New Roman" w:cs="Times New Roman"/>
          <w:sz w:val="26"/>
          <w:szCs w:val="26"/>
          <w:shd w:val="clear" w:color="auto" w:fill="FFFFFF"/>
          <w:lang w:val="vi-VN"/>
        </w:rPr>
        <w:t xml:space="preserve"> chi tiết công việc: Chức năng giúp người dùng biết các thông tin chi tiết của công việc đã được chọn.</w:t>
      </w:r>
    </w:p>
    <w:p w14:paraId="76C05503" w14:textId="77777777" w:rsidR="00485B6B" w:rsidRDefault="008807AF" w:rsidP="00485B6B">
      <w:pPr>
        <w:keepNext/>
        <w:spacing w:line="276" w:lineRule="auto"/>
        <w:jc w:val="center"/>
        <w:rPr>
          <w:ins w:id="1811" w:author="Mai Văn Chánh" w:date="2021-03-30T22:50:00Z"/>
        </w:rPr>
        <w:pPrChange w:id="1812" w:author="Mai Văn Chánh" w:date="2021-03-30T22:50:00Z">
          <w:pPr>
            <w:spacing w:line="276" w:lineRule="auto"/>
            <w:jc w:val="center"/>
          </w:pPr>
        </w:pPrChange>
      </w:pPr>
      <w:del w:id="1813" w:author="Mai Văn Chánh" w:date="2021-03-30T22:12:00Z">
        <w:r w:rsidRPr="00A622DF" w:rsidDel="00BE0B6C">
          <w:rPr>
            <w:rFonts w:ascii="Times New Roman" w:hAnsi="Times New Roman" w:cs="Times New Roman"/>
            <w:noProof/>
            <w:sz w:val="26"/>
            <w:szCs w:val="26"/>
          </w:rPr>
          <w:drawing>
            <wp:inline distT="0" distB="0" distL="0" distR="0" wp14:anchorId="561F2CB2" wp14:editId="6AEB39F2">
              <wp:extent cx="2026000" cy="3600000"/>
              <wp:effectExtent l="0" t="0" r="0" b="63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000" cy="3600000"/>
                      </a:xfrm>
                      <a:prstGeom prst="rect">
                        <a:avLst/>
                      </a:prstGeom>
                      <a:noFill/>
                      <a:ln>
                        <a:noFill/>
                      </a:ln>
                    </pic:spPr>
                  </pic:pic>
                </a:graphicData>
              </a:graphic>
            </wp:inline>
          </w:drawing>
        </w:r>
      </w:del>
      <w:ins w:id="1814" w:author="Mai Văn Chánh" w:date="2021-03-30T22:12:00Z">
        <w:r w:rsidR="00BE0B6C">
          <w:rPr>
            <w:rFonts w:ascii="Times New Roman" w:eastAsia="Times New Roman" w:hAnsi="Times New Roman" w:cs="Times New Roman"/>
            <w:noProof/>
            <w:sz w:val="26"/>
            <w:szCs w:val="26"/>
            <w:shd w:val="clear" w:color="auto" w:fill="FFFFFF"/>
            <w:lang w:val="vi-VN"/>
          </w:rPr>
          <w:drawing>
            <wp:inline distT="0" distB="0" distL="0" distR="0" wp14:anchorId="769640F1" wp14:editId="439B08AB">
              <wp:extent cx="3000794" cy="4305901"/>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7">
                        <a:extLst>
                          <a:ext uri="{28A0092B-C50C-407E-A947-70E740481C1C}">
                            <a14:useLocalDpi xmlns:a14="http://schemas.microsoft.com/office/drawing/2010/main" val="0"/>
                          </a:ext>
                        </a:extLst>
                      </a:blip>
                      <a:stretch>
                        <a:fillRect/>
                      </a:stretch>
                    </pic:blipFill>
                    <pic:spPr>
                      <a:xfrm>
                        <a:off x="0" y="0"/>
                        <a:ext cx="3000794" cy="4305901"/>
                      </a:xfrm>
                      <a:prstGeom prst="rect">
                        <a:avLst/>
                      </a:prstGeom>
                    </pic:spPr>
                  </pic:pic>
                </a:graphicData>
              </a:graphic>
            </wp:inline>
          </w:drawing>
        </w:r>
      </w:ins>
    </w:p>
    <w:p w14:paraId="56FCA127" w14:textId="7C9D2951" w:rsidR="008807AF" w:rsidRPr="00485B6B" w:rsidDel="00485B6B" w:rsidRDefault="00485B6B" w:rsidP="00485B6B">
      <w:pPr>
        <w:pStyle w:val="Caption"/>
        <w:jc w:val="center"/>
        <w:rPr>
          <w:del w:id="1815" w:author="Mai Văn Chánh" w:date="2021-03-30T22:50:00Z"/>
          <w:rFonts w:ascii="Times New Roman" w:eastAsia="Times New Roman" w:hAnsi="Times New Roman" w:cs="Times New Roman"/>
          <w:sz w:val="24"/>
          <w:szCs w:val="24"/>
          <w:shd w:val="clear" w:color="auto" w:fill="FFFFFF"/>
          <w:lang w:val="vi-VN"/>
          <w:rPrChange w:id="1816" w:author="Mai Văn Chánh" w:date="2021-03-30T22:50:00Z">
            <w:rPr>
              <w:del w:id="1817" w:author="Mai Văn Chánh" w:date="2021-03-30T22:50:00Z"/>
              <w:rFonts w:ascii="Times New Roman" w:eastAsia="Times New Roman" w:hAnsi="Times New Roman" w:cs="Times New Roman"/>
              <w:sz w:val="26"/>
              <w:szCs w:val="26"/>
              <w:shd w:val="clear" w:color="auto" w:fill="FFFFFF"/>
              <w:lang w:val="vi-VN"/>
            </w:rPr>
          </w:rPrChange>
        </w:rPr>
        <w:pPrChange w:id="1818" w:author="Mai Văn Chánh" w:date="2021-03-30T22:50:00Z">
          <w:pPr>
            <w:spacing w:line="276" w:lineRule="auto"/>
            <w:jc w:val="center"/>
          </w:pPr>
        </w:pPrChange>
      </w:pPr>
      <w:bookmarkStart w:id="1819" w:name="_Toc68038146"/>
      <w:ins w:id="1820" w:author="Mai Văn Chánh" w:date="2021-03-30T22:50:00Z">
        <w:r w:rsidRPr="00485B6B">
          <w:rPr>
            <w:sz w:val="24"/>
            <w:szCs w:val="24"/>
            <w:rPrChange w:id="1821" w:author="Mai Văn Chánh" w:date="2021-03-30T22:50:00Z">
              <w:rPr/>
            </w:rPrChange>
          </w:rPr>
          <w:t xml:space="preserve">Hình  </w:t>
        </w:r>
        <w:r w:rsidRPr="00485B6B">
          <w:rPr>
            <w:sz w:val="24"/>
            <w:szCs w:val="24"/>
            <w:rPrChange w:id="1822" w:author="Mai Văn Chánh" w:date="2021-03-30T22:50:00Z">
              <w:rPr/>
            </w:rPrChange>
          </w:rPr>
          <w:fldChar w:fldCharType="begin"/>
        </w:r>
        <w:r w:rsidRPr="00485B6B">
          <w:rPr>
            <w:sz w:val="24"/>
            <w:szCs w:val="24"/>
            <w:rPrChange w:id="1823" w:author="Mai Văn Chánh" w:date="2021-03-30T22:50:00Z">
              <w:rPr/>
            </w:rPrChange>
          </w:rPr>
          <w:instrText xml:space="preserve"> SEQ Hình_ \* ARABIC </w:instrText>
        </w:r>
      </w:ins>
      <w:r w:rsidRPr="00485B6B">
        <w:rPr>
          <w:sz w:val="24"/>
          <w:szCs w:val="24"/>
          <w:rPrChange w:id="1824" w:author="Mai Văn Chánh" w:date="2021-03-30T22:50:00Z">
            <w:rPr/>
          </w:rPrChange>
        </w:rPr>
        <w:fldChar w:fldCharType="separate"/>
      </w:r>
      <w:ins w:id="1825" w:author="Mai Văn Chánh" w:date="2021-03-30T22:53:00Z">
        <w:r>
          <w:rPr>
            <w:noProof/>
            <w:sz w:val="24"/>
            <w:szCs w:val="24"/>
          </w:rPr>
          <w:t>30</w:t>
        </w:r>
      </w:ins>
      <w:ins w:id="1826" w:author="Mai Văn Chánh" w:date="2021-03-30T22:50:00Z">
        <w:r w:rsidRPr="00485B6B">
          <w:rPr>
            <w:sz w:val="24"/>
            <w:szCs w:val="24"/>
            <w:rPrChange w:id="1827" w:author="Mai Văn Chánh" w:date="2021-03-30T22:50:00Z">
              <w:rPr/>
            </w:rPrChange>
          </w:rPr>
          <w:fldChar w:fldCharType="end"/>
        </w:r>
        <w:r w:rsidRPr="00485B6B">
          <w:rPr>
            <w:sz w:val="24"/>
            <w:szCs w:val="24"/>
            <w:rPrChange w:id="1828" w:author="Mai Văn Chánh" w:date="2021-03-30T22:50:00Z">
              <w:rPr/>
            </w:rPrChange>
          </w:rPr>
          <w:t>:Chức năng Hiển thị chi tiết chi tiêu</w:t>
        </w:r>
      </w:ins>
      <w:bookmarkEnd w:id="1819"/>
    </w:p>
    <w:p w14:paraId="34BF32FB" w14:textId="2E5220E0" w:rsidR="008807AF" w:rsidRPr="00A622DF" w:rsidRDefault="008807AF" w:rsidP="00485B6B">
      <w:pPr>
        <w:pStyle w:val="Caption"/>
        <w:jc w:val="center"/>
        <w:rPr>
          <w:shd w:val="clear" w:color="auto" w:fill="FFFFFF"/>
        </w:rPr>
        <w:pPrChange w:id="1829" w:author="Mai Văn Chánh" w:date="2021-03-30T22:50:00Z">
          <w:pPr>
            <w:pStyle w:val="Hnhnh"/>
          </w:pPr>
        </w:pPrChange>
      </w:pPr>
      <w:bookmarkStart w:id="1830" w:name="_Toc55581478"/>
      <w:del w:id="1831" w:author="Mai Văn Chánh" w:date="2021-03-30T22:50:00Z">
        <w:r w:rsidRPr="00A622DF" w:rsidDel="00485B6B">
          <w:rPr>
            <w:shd w:val="clear" w:color="auto" w:fill="FFFFFF"/>
          </w:rPr>
          <w:delText xml:space="preserve">Hình 3.1.5. Chức năng </w:delText>
        </w:r>
        <w:r w:rsidR="00930351" w:rsidDel="00485B6B">
          <w:rPr>
            <w:shd w:val="clear" w:color="auto" w:fill="FFFFFF"/>
          </w:rPr>
          <w:delText>Hiển thị</w:delText>
        </w:r>
        <w:r w:rsidRPr="00A622DF" w:rsidDel="00485B6B">
          <w:rPr>
            <w:shd w:val="clear" w:color="auto" w:fill="FFFFFF"/>
          </w:rPr>
          <w:delText xml:space="preserve"> chi tiết </w:delText>
        </w:r>
      </w:del>
      <w:del w:id="1832" w:author="Mai Văn Chánh" w:date="2021-03-30T22:23:00Z">
        <w:r w:rsidRPr="00A622DF" w:rsidDel="007F4720">
          <w:rPr>
            <w:shd w:val="clear" w:color="auto" w:fill="FFFFFF"/>
          </w:rPr>
          <w:delText>công việc</w:delText>
        </w:r>
      </w:del>
      <w:bookmarkEnd w:id="1830"/>
    </w:p>
    <w:p w14:paraId="26138A8C" w14:textId="77777777" w:rsidR="009A1B6A" w:rsidRPr="00A622DF" w:rsidRDefault="009A1B6A"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Các bước thực hiện:</w:t>
      </w:r>
    </w:p>
    <w:p w14:paraId="56B6DBA6" w14:textId="77777777" w:rsidR="009A1B6A" w:rsidRDefault="00694788"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1: Xây dựng các Edittext cần thiết.</w:t>
      </w:r>
    </w:p>
    <w:p w14:paraId="40155163" w14:textId="77777777" w:rsidR="00694788" w:rsidRDefault="00694788" w:rsidP="00650CA2">
      <w:pPr>
        <w:spacing w:line="276" w:lineRule="auto"/>
        <w:rPr>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2: Xây dựng hàm lấy dữ liệu được gửi từ màn hình khác.</w:t>
      </w:r>
    </w:p>
    <w:p w14:paraId="0CE013E4" w14:textId="69826C0F" w:rsidR="00694788" w:rsidRDefault="00694788" w:rsidP="00650CA2">
      <w:pPr>
        <w:spacing w:line="276" w:lineRule="auto"/>
        <w:rPr>
          <w:ins w:id="1833" w:author="Mai Văn Chánh" w:date="2021-03-30T22:51:00Z"/>
          <w:rFonts w:ascii="Times New Roman" w:eastAsia="Times New Roman" w:hAnsi="Times New Roman" w:cs="Times New Roman"/>
          <w:sz w:val="26"/>
          <w:szCs w:val="26"/>
          <w:shd w:val="clear" w:color="auto" w:fill="FFFFFF"/>
          <w:lang w:val="vi-VN"/>
        </w:rPr>
      </w:pPr>
      <w:r>
        <w:rPr>
          <w:rFonts w:ascii="Times New Roman" w:eastAsia="Times New Roman" w:hAnsi="Times New Roman" w:cs="Times New Roman"/>
          <w:sz w:val="26"/>
          <w:szCs w:val="26"/>
          <w:shd w:val="clear" w:color="auto" w:fill="FFFFFF"/>
          <w:lang w:val="vi-VN"/>
        </w:rPr>
        <w:tab/>
        <w:t>Bước 3: Xây dựng phương thức hiển thị dữ liệu ra màn hình.</w:t>
      </w:r>
    </w:p>
    <w:p w14:paraId="4B78774E" w14:textId="6785CED7" w:rsidR="00485B6B" w:rsidRDefault="00485B6B" w:rsidP="00650CA2">
      <w:pPr>
        <w:spacing w:line="276" w:lineRule="auto"/>
        <w:rPr>
          <w:ins w:id="1834" w:author="Mai Văn Chánh" w:date="2021-03-30T22:51:00Z"/>
          <w:rFonts w:ascii="Times New Roman" w:eastAsia="Times New Roman" w:hAnsi="Times New Roman" w:cs="Times New Roman"/>
          <w:sz w:val="26"/>
          <w:szCs w:val="26"/>
          <w:shd w:val="clear" w:color="auto" w:fill="FFFFFF"/>
          <w:lang w:val="vi-VN"/>
        </w:rPr>
      </w:pPr>
    </w:p>
    <w:p w14:paraId="135CF057" w14:textId="420BEA1D" w:rsidR="00485B6B" w:rsidRDefault="00485B6B" w:rsidP="00650CA2">
      <w:pPr>
        <w:spacing w:line="276" w:lineRule="auto"/>
        <w:rPr>
          <w:ins w:id="1835" w:author="Mai Văn Chánh" w:date="2021-03-30T22:51:00Z"/>
          <w:rFonts w:ascii="Times New Roman" w:eastAsia="Times New Roman" w:hAnsi="Times New Roman" w:cs="Times New Roman"/>
          <w:sz w:val="26"/>
          <w:szCs w:val="26"/>
          <w:shd w:val="clear" w:color="auto" w:fill="FFFFFF"/>
          <w:lang w:val="vi-VN"/>
        </w:rPr>
      </w:pPr>
    </w:p>
    <w:p w14:paraId="5E212277" w14:textId="349F6104" w:rsidR="00485B6B" w:rsidRDefault="00485B6B" w:rsidP="00650CA2">
      <w:pPr>
        <w:spacing w:line="276" w:lineRule="auto"/>
        <w:rPr>
          <w:ins w:id="1836" w:author="Mai Văn Chánh" w:date="2021-03-30T22:51:00Z"/>
          <w:rFonts w:ascii="Times New Roman" w:eastAsia="Times New Roman" w:hAnsi="Times New Roman" w:cs="Times New Roman"/>
          <w:sz w:val="26"/>
          <w:szCs w:val="26"/>
          <w:shd w:val="clear" w:color="auto" w:fill="FFFFFF"/>
          <w:lang w:val="vi-VN"/>
        </w:rPr>
      </w:pPr>
    </w:p>
    <w:p w14:paraId="61599FE2" w14:textId="10E6274F" w:rsidR="00485B6B" w:rsidRDefault="00485B6B" w:rsidP="00650CA2">
      <w:pPr>
        <w:spacing w:line="276" w:lineRule="auto"/>
        <w:rPr>
          <w:ins w:id="1837" w:author="Mai Văn Chánh" w:date="2021-03-30T22:56:00Z"/>
          <w:rFonts w:ascii="Times New Roman" w:eastAsia="Times New Roman" w:hAnsi="Times New Roman" w:cs="Times New Roman"/>
          <w:sz w:val="26"/>
          <w:szCs w:val="26"/>
          <w:shd w:val="clear" w:color="auto" w:fill="FFFFFF"/>
          <w:lang w:val="vi-VN"/>
        </w:rPr>
      </w:pPr>
    </w:p>
    <w:p w14:paraId="687EB3E6" w14:textId="77777777" w:rsidR="00485B6B" w:rsidRDefault="00485B6B" w:rsidP="00650CA2">
      <w:pPr>
        <w:spacing w:line="276" w:lineRule="auto"/>
        <w:rPr>
          <w:ins w:id="1838" w:author="Mai Văn Chánh" w:date="2021-03-30T22:51:00Z"/>
          <w:rFonts w:ascii="Times New Roman" w:eastAsia="Times New Roman" w:hAnsi="Times New Roman" w:cs="Times New Roman"/>
          <w:sz w:val="26"/>
          <w:szCs w:val="26"/>
          <w:shd w:val="clear" w:color="auto" w:fill="FFFFFF"/>
          <w:lang w:val="vi-VN"/>
        </w:rPr>
      </w:pPr>
    </w:p>
    <w:p w14:paraId="3BC32B1E" w14:textId="77777777" w:rsidR="00485B6B" w:rsidRPr="00A622DF" w:rsidRDefault="00485B6B" w:rsidP="00650CA2">
      <w:pPr>
        <w:spacing w:line="276" w:lineRule="auto"/>
        <w:rPr>
          <w:rFonts w:ascii="Times New Roman" w:eastAsia="Times New Roman" w:hAnsi="Times New Roman" w:cs="Times New Roman"/>
          <w:sz w:val="26"/>
          <w:szCs w:val="26"/>
          <w:shd w:val="clear" w:color="auto" w:fill="FFFFFF"/>
          <w:lang w:val="vi-VN"/>
        </w:rPr>
      </w:pPr>
    </w:p>
    <w:p w14:paraId="0B67CBE7" w14:textId="77777777" w:rsidR="00BB022A" w:rsidRPr="00A622DF" w:rsidRDefault="006E788B" w:rsidP="00650CA2">
      <w:pPr>
        <w:pStyle w:val="Heading2"/>
        <w:spacing w:line="276" w:lineRule="auto"/>
        <w:rPr>
          <w:rFonts w:ascii="Times New Roman" w:hAnsi="Times New Roman" w:cs="Times New Roman"/>
          <w:b/>
          <w:color w:val="auto"/>
          <w:lang w:val="vi-VN"/>
        </w:rPr>
      </w:pPr>
      <w:bookmarkStart w:id="1839" w:name="_Toc68038659"/>
      <w:r w:rsidRPr="00A622DF">
        <w:rPr>
          <w:rFonts w:ascii="Times New Roman" w:hAnsi="Times New Roman" w:cs="Times New Roman"/>
          <w:b/>
          <w:color w:val="auto"/>
          <w:lang w:val="vi-VN"/>
        </w:rPr>
        <w:lastRenderedPageBreak/>
        <w:t>3</w:t>
      </w:r>
      <w:r w:rsidR="00BB022A" w:rsidRPr="00A622DF">
        <w:rPr>
          <w:rFonts w:ascii="Times New Roman" w:hAnsi="Times New Roman" w:cs="Times New Roman"/>
          <w:b/>
          <w:color w:val="auto"/>
          <w:lang w:val="vi-VN"/>
        </w:rPr>
        <w:t xml:space="preserve">.2. </w:t>
      </w:r>
      <w:r w:rsidRPr="00A622DF">
        <w:rPr>
          <w:rFonts w:ascii="Times New Roman" w:hAnsi="Times New Roman" w:cs="Times New Roman"/>
          <w:b/>
          <w:color w:val="auto"/>
          <w:lang w:val="vi-VN"/>
        </w:rPr>
        <w:t>Demo ứng dụng</w:t>
      </w:r>
      <w:bookmarkEnd w:id="1839"/>
    </w:p>
    <w:p w14:paraId="280607A1" w14:textId="77777777" w:rsidR="006E788B" w:rsidRPr="00A622DF" w:rsidRDefault="00BB022A" w:rsidP="00650CA2">
      <w:pPr>
        <w:pStyle w:val="Heading3"/>
        <w:spacing w:line="276" w:lineRule="auto"/>
        <w:rPr>
          <w:rFonts w:ascii="Times New Roman" w:hAnsi="Times New Roman" w:cs="Times New Roman"/>
          <w:b/>
          <w:color w:val="auto"/>
          <w:sz w:val="26"/>
          <w:szCs w:val="26"/>
          <w:lang w:val="vi-VN"/>
        </w:rPr>
      </w:pPr>
      <w:del w:id="1840" w:author="Mai Văn Chánh" w:date="2021-03-30T22:54:00Z">
        <w:r w:rsidRPr="00A622DF" w:rsidDel="00485B6B">
          <w:rPr>
            <w:rFonts w:ascii="Times New Roman" w:hAnsi="Times New Roman" w:cs="Times New Roman"/>
            <w:b/>
            <w:color w:val="auto"/>
            <w:sz w:val="26"/>
            <w:szCs w:val="26"/>
            <w:lang w:val="vi-VN"/>
          </w:rPr>
          <w:tab/>
        </w:r>
      </w:del>
      <w:bookmarkStart w:id="1841" w:name="_Toc68038660"/>
      <w:r w:rsidR="00A43B18" w:rsidRPr="00A622DF">
        <w:rPr>
          <w:rFonts w:ascii="Times New Roman" w:hAnsi="Times New Roman" w:cs="Times New Roman"/>
          <w:b/>
          <w:color w:val="auto"/>
          <w:sz w:val="26"/>
          <w:szCs w:val="26"/>
          <w:lang w:val="vi-VN"/>
        </w:rPr>
        <w:t>3.2</w:t>
      </w:r>
      <w:r w:rsidR="006E788B" w:rsidRPr="00A622DF">
        <w:rPr>
          <w:rFonts w:ascii="Times New Roman" w:hAnsi="Times New Roman" w:cs="Times New Roman"/>
          <w:b/>
          <w:color w:val="auto"/>
          <w:sz w:val="26"/>
          <w:szCs w:val="26"/>
          <w:lang w:val="vi-VN"/>
        </w:rPr>
        <w:t>.1. Màn hình Đăng nhập</w:t>
      </w:r>
      <w:bookmarkEnd w:id="1841"/>
    </w:p>
    <w:tbl>
      <w:tblPr>
        <w:tblStyle w:val="TableGrid"/>
        <w:tblW w:w="0" w:type="auto"/>
        <w:tblLook w:val="04A0" w:firstRow="1" w:lastRow="0" w:firstColumn="1" w:lastColumn="0" w:noHBand="0" w:noVBand="1"/>
      </w:tblPr>
      <w:tblGrid>
        <w:gridCol w:w="1413"/>
        <w:gridCol w:w="2126"/>
        <w:gridCol w:w="5522"/>
      </w:tblGrid>
      <w:tr w:rsidR="00A43B18" w:rsidRPr="00A622DF" w14:paraId="6D7DE5FB" w14:textId="77777777" w:rsidTr="00B336A2">
        <w:tc>
          <w:tcPr>
            <w:tcW w:w="1413" w:type="dxa"/>
            <w:vAlign w:val="center"/>
          </w:tcPr>
          <w:p w14:paraId="0A5F737F" w14:textId="77777777" w:rsidR="00A43B18" w:rsidRPr="00A622DF" w:rsidRDefault="00A43B18" w:rsidP="00650CA2">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Input</w:t>
            </w:r>
          </w:p>
        </w:tc>
        <w:tc>
          <w:tcPr>
            <w:tcW w:w="2126" w:type="dxa"/>
            <w:vAlign w:val="center"/>
          </w:tcPr>
          <w:p w14:paraId="0ADE97F8" w14:textId="77777777" w:rsidR="00A43B18" w:rsidRPr="00A622DF" w:rsidRDefault="00A43B18" w:rsidP="00650CA2">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Trường hợp</w:t>
            </w:r>
          </w:p>
        </w:tc>
        <w:tc>
          <w:tcPr>
            <w:tcW w:w="5522" w:type="dxa"/>
            <w:vAlign w:val="center"/>
          </w:tcPr>
          <w:p w14:paraId="1878CDDA" w14:textId="77777777" w:rsidR="00A43B18" w:rsidRPr="00A622DF" w:rsidRDefault="00A43B18" w:rsidP="00650CA2">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Output</w:t>
            </w:r>
          </w:p>
        </w:tc>
      </w:tr>
      <w:tr w:rsidR="00A43B18" w:rsidRPr="00A622DF" w14:paraId="719EAF7C" w14:textId="77777777" w:rsidTr="00B336A2">
        <w:tc>
          <w:tcPr>
            <w:tcW w:w="1413" w:type="dxa"/>
            <w:vMerge w:val="restart"/>
            <w:vAlign w:val="center"/>
          </w:tcPr>
          <w:p w14:paraId="11ECBA75"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Username</w:t>
            </w:r>
          </w:p>
        </w:tc>
        <w:tc>
          <w:tcPr>
            <w:tcW w:w="2126" w:type="dxa"/>
            <w:vAlign w:val="center"/>
          </w:tcPr>
          <w:p w14:paraId="41B9E01D"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có giá trị</w:t>
            </w:r>
          </w:p>
        </w:tc>
        <w:tc>
          <w:tcPr>
            <w:tcW w:w="5522" w:type="dxa"/>
            <w:vAlign w:val="center"/>
          </w:tcPr>
          <w:p w14:paraId="12D78890"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nhập Username</w:t>
            </w:r>
          </w:p>
        </w:tc>
      </w:tr>
      <w:tr w:rsidR="00A43B18" w:rsidRPr="00A622DF" w14:paraId="4BE86ECA" w14:textId="77777777" w:rsidTr="00B336A2">
        <w:tc>
          <w:tcPr>
            <w:tcW w:w="1413" w:type="dxa"/>
            <w:vMerge/>
            <w:vAlign w:val="center"/>
          </w:tcPr>
          <w:p w14:paraId="6FBF2A92"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p>
        </w:tc>
        <w:tc>
          <w:tcPr>
            <w:tcW w:w="2126" w:type="dxa"/>
            <w:vAlign w:val="center"/>
          </w:tcPr>
          <w:p w14:paraId="13D10D11"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hợp lệ</w:t>
            </w:r>
          </w:p>
        </w:tc>
        <w:tc>
          <w:tcPr>
            <w:tcW w:w="5522" w:type="dxa"/>
            <w:vAlign w:val="center"/>
          </w:tcPr>
          <w:p w14:paraId="55EEF98D"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sai Username</w:t>
            </w:r>
          </w:p>
        </w:tc>
      </w:tr>
      <w:tr w:rsidR="00A43B18" w:rsidRPr="00A622DF" w14:paraId="377FEE7D" w14:textId="77777777" w:rsidTr="00B336A2">
        <w:tc>
          <w:tcPr>
            <w:tcW w:w="1413" w:type="dxa"/>
            <w:vMerge w:val="restart"/>
            <w:vAlign w:val="center"/>
          </w:tcPr>
          <w:p w14:paraId="2EEF09AF"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Password</w:t>
            </w:r>
          </w:p>
        </w:tc>
        <w:tc>
          <w:tcPr>
            <w:tcW w:w="2126" w:type="dxa"/>
            <w:vAlign w:val="center"/>
          </w:tcPr>
          <w:p w14:paraId="2353514C"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có giá trị</w:t>
            </w:r>
          </w:p>
        </w:tc>
        <w:tc>
          <w:tcPr>
            <w:tcW w:w="5522" w:type="dxa"/>
            <w:vAlign w:val="center"/>
          </w:tcPr>
          <w:p w14:paraId="4E629877"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nhập Password</w:t>
            </w:r>
          </w:p>
        </w:tc>
      </w:tr>
      <w:tr w:rsidR="00A43B18" w:rsidRPr="00A622DF" w14:paraId="112B7BED" w14:textId="77777777" w:rsidTr="00B336A2">
        <w:tc>
          <w:tcPr>
            <w:tcW w:w="1413" w:type="dxa"/>
            <w:vMerge/>
            <w:vAlign w:val="center"/>
          </w:tcPr>
          <w:p w14:paraId="41ED0268"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p>
        </w:tc>
        <w:tc>
          <w:tcPr>
            <w:tcW w:w="2126" w:type="dxa"/>
            <w:vAlign w:val="center"/>
          </w:tcPr>
          <w:p w14:paraId="3C82372F"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hợp lệ</w:t>
            </w:r>
          </w:p>
        </w:tc>
        <w:tc>
          <w:tcPr>
            <w:tcW w:w="5522" w:type="dxa"/>
            <w:vAlign w:val="center"/>
          </w:tcPr>
          <w:p w14:paraId="6A8BD306"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sai Password</w:t>
            </w:r>
          </w:p>
        </w:tc>
      </w:tr>
      <w:tr w:rsidR="00A43B18" w:rsidRPr="00474158" w14:paraId="540AF6FE" w14:textId="77777777" w:rsidTr="00B336A2">
        <w:tc>
          <w:tcPr>
            <w:tcW w:w="1413" w:type="dxa"/>
            <w:vAlign w:val="center"/>
          </w:tcPr>
          <w:p w14:paraId="4C3DF868"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Username</w:t>
            </w:r>
          </w:p>
          <w:p w14:paraId="006F884D"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Password</w:t>
            </w:r>
          </w:p>
        </w:tc>
        <w:tc>
          <w:tcPr>
            <w:tcW w:w="2126" w:type="dxa"/>
            <w:vAlign w:val="center"/>
          </w:tcPr>
          <w:p w14:paraId="51CC8F45" w14:textId="77777777" w:rsidR="00A43B18" w:rsidRPr="00A622DF" w:rsidRDefault="00A43B18"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Hợp lệ</w:t>
            </w:r>
          </w:p>
        </w:tc>
        <w:tc>
          <w:tcPr>
            <w:tcW w:w="5522" w:type="dxa"/>
            <w:vAlign w:val="center"/>
          </w:tcPr>
          <w:p w14:paraId="2FA124BB" w14:textId="77777777" w:rsidR="00A43B18" w:rsidRPr="00A622DF" w:rsidRDefault="00A43B18" w:rsidP="009626DD">
            <w:pPr>
              <w:keepNext/>
              <w:spacing w:line="276" w:lineRule="auto"/>
              <w:rPr>
                <w:rFonts w:ascii="Times New Roman" w:eastAsia="Times New Roman" w:hAnsi="Times New Roman" w:cs="Times New Roman"/>
                <w:sz w:val="26"/>
                <w:szCs w:val="26"/>
                <w:shd w:val="clear" w:color="auto" w:fill="FFFFFF"/>
                <w:lang w:val="vi-VN"/>
              </w:rPr>
              <w:pPrChange w:id="1842" w:author="Mai Văn Chánh" w:date="2021-03-30T22:59:00Z">
                <w:pPr>
                  <w:spacing w:line="276" w:lineRule="auto"/>
                </w:pPr>
              </w:pPrChange>
            </w:pPr>
            <w:r w:rsidRPr="00A622DF">
              <w:rPr>
                <w:rFonts w:ascii="Times New Roman" w:eastAsia="Times New Roman" w:hAnsi="Times New Roman" w:cs="Times New Roman"/>
                <w:sz w:val="26"/>
                <w:szCs w:val="26"/>
                <w:shd w:val="clear" w:color="auto" w:fill="FFFFFF"/>
                <w:lang w:val="vi-VN"/>
              </w:rPr>
              <w:t>Thông báo đăng nhập thành công</w:t>
            </w:r>
          </w:p>
        </w:tc>
      </w:tr>
    </w:tbl>
    <w:p w14:paraId="43B25F0A" w14:textId="713CF015" w:rsidR="006E788B" w:rsidRPr="009626DD" w:rsidDel="009626DD" w:rsidRDefault="009626DD" w:rsidP="009626DD">
      <w:pPr>
        <w:pStyle w:val="Caption"/>
        <w:rPr>
          <w:del w:id="1843" w:author="Mai Văn Chánh" w:date="2021-03-30T22:56:00Z"/>
          <w:rFonts w:ascii="Times New Roman" w:hAnsi="Times New Roman" w:cs="Times New Roman"/>
          <w:i w:val="0"/>
          <w:iCs w:val="0"/>
          <w:color w:val="auto"/>
          <w:sz w:val="24"/>
          <w:szCs w:val="24"/>
          <w:rPrChange w:id="1844" w:author="Mai Văn Chánh" w:date="2021-03-30T23:07:00Z">
            <w:rPr>
              <w:del w:id="1845" w:author="Mai Văn Chánh" w:date="2021-03-30T22:56:00Z"/>
            </w:rPr>
          </w:rPrChange>
        </w:rPr>
        <w:pPrChange w:id="1846" w:author="Mai Văn Chánh" w:date="2021-03-30T23:07:00Z">
          <w:pPr>
            <w:pStyle w:val="Bng"/>
          </w:pPr>
        </w:pPrChange>
      </w:pPr>
      <w:bookmarkStart w:id="1847" w:name="_Toc68038085"/>
      <w:ins w:id="1848" w:author="Mai Văn Chánh" w:date="2021-03-30T23:07:00Z">
        <w:r w:rsidRPr="009626DD">
          <w:rPr>
            <w:sz w:val="24"/>
            <w:szCs w:val="24"/>
            <w:rPrChange w:id="1849" w:author="Mai Văn Chánh" w:date="2021-03-30T23:07:00Z">
              <w:rPr/>
            </w:rPrChange>
          </w:rPr>
          <w:t xml:space="preserve">Bảng </w:t>
        </w:r>
        <w:r w:rsidRPr="009626DD">
          <w:rPr>
            <w:sz w:val="24"/>
            <w:szCs w:val="24"/>
            <w:rPrChange w:id="1850" w:author="Mai Văn Chánh" w:date="2021-03-30T23:07:00Z">
              <w:rPr/>
            </w:rPrChange>
          </w:rPr>
          <w:fldChar w:fldCharType="begin"/>
        </w:r>
        <w:r w:rsidRPr="009626DD">
          <w:rPr>
            <w:sz w:val="24"/>
            <w:szCs w:val="24"/>
            <w:rPrChange w:id="1851" w:author="Mai Văn Chánh" w:date="2021-03-30T23:07:00Z">
              <w:rPr/>
            </w:rPrChange>
          </w:rPr>
          <w:instrText xml:space="preserve"> SEQ Bảng \* ARABIC </w:instrText>
        </w:r>
      </w:ins>
      <w:r w:rsidRPr="009626DD">
        <w:rPr>
          <w:sz w:val="24"/>
          <w:szCs w:val="24"/>
          <w:rPrChange w:id="1852" w:author="Mai Văn Chánh" w:date="2021-03-30T23:07:00Z">
            <w:rPr/>
          </w:rPrChange>
        </w:rPr>
        <w:fldChar w:fldCharType="separate"/>
      </w:r>
      <w:ins w:id="1853" w:author="Mai Văn Chánh" w:date="2021-03-30T23:07:00Z">
        <w:r w:rsidRPr="009626DD">
          <w:rPr>
            <w:noProof/>
            <w:sz w:val="24"/>
            <w:szCs w:val="24"/>
            <w:rPrChange w:id="1854" w:author="Mai Văn Chánh" w:date="2021-03-30T23:07:00Z">
              <w:rPr>
                <w:noProof/>
              </w:rPr>
            </w:rPrChange>
          </w:rPr>
          <w:t>1</w:t>
        </w:r>
        <w:r w:rsidRPr="009626DD">
          <w:rPr>
            <w:sz w:val="24"/>
            <w:szCs w:val="24"/>
            <w:rPrChange w:id="1855" w:author="Mai Văn Chánh" w:date="2021-03-30T23:07:00Z">
              <w:rPr/>
            </w:rPrChange>
          </w:rPr>
          <w:fldChar w:fldCharType="end"/>
        </w:r>
        <w:r w:rsidRPr="009626DD">
          <w:rPr>
            <w:sz w:val="24"/>
            <w:szCs w:val="24"/>
            <w:rPrChange w:id="1856" w:author="Mai Văn Chánh" w:date="2021-03-30T23:07:00Z">
              <w:rPr/>
            </w:rPrChange>
          </w:rPr>
          <w:t>:</w:t>
        </w:r>
      </w:ins>
      <w:ins w:id="1857" w:author="Mai Văn Chánh" w:date="2021-03-30T23:06:00Z">
        <w:r w:rsidRPr="009626DD">
          <w:rPr>
            <w:sz w:val="24"/>
            <w:szCs w:val="24"/>
            <w:rPrChange w:id="1858" w:author="Mai Văn Chánh" w:date="2021-03-30T23:07:00Z">
              <w:rPr/>
            </w:rPrChange>
          </w:rPr>
          <w:t>Demo màn hình Đăng nhập</w:t>
        </w:r>
      </w:ins>
      <w:bookmarkEnd w:id="1847"/>
    </w:p>
    <w:p w14:paraId="57EEE8F8" w14:textId="77777777" w:rsidR="009626DD" w:rsidRPr="00485B6B" w:rsidRDefault="009626DD" w:rsidP="009626DD">
      <w:pPr>
        <w:pStyle w:val="Caption"/>
        <w:jc w:val="center"/>
        <w:rPr>
          <w:ins w:id="1859" w:author="Mai Văn Chánh" w:date="2021-03-30T22:59:00Z"/>
          <w:rFonts w:ascii="Times New Roman" w:eastAsia="Times New Roman" w:hAnsi="Times New Roman" w:cs="Times New Roman"/>
          <w:sz w:val="24"/>
          <w:szCs w:val="24"/>
          <w:shd w:val="clear" w:color="auto" w:fill="FFFFFF"/>
          <w:lang w:val="vi-VN"/>
          <w:rPrChange w:id="1860" w:author="Mai Văn Chánh" w:date="2021-03-30T22:51:00Z">
            <w:rPr>
              <w:ins w:id="1861" w:author="Mai Văn Chánh" w:date="2021-03-30T22:59:00Z"/>
              <w:rFonts w:ascii="Times New Roman" w:eastAsia="Times New Roman" w:hAnsi="Times New Roman" w:cs="Times New Roman"/>
              <w:sz w:val="26"/>
              <w:szCs w:val="26"/>
              <w:shd w:val="clear" w:color="auto" w:fill="FFFFFF"/>
              <w:lang w:val="vi-VN"/>
            </w:rPr>
          </w:rPrChange>
        </w:rPr>
        <w:pPrChange w:id="1862" w:author="Mai Văn Chánh" w:date="2021-03-30T22:59:00Z">
          <w:pPr>
            <w:spacing w:line="276" w:lineRule="auto"/>
          </w:pPr>
        </w:pPrChange>
      </w:pPr>
    </w:p>
    <w:p w14:paraId="2CF4EAA3" w14:textId="6DB61ECA" w:rsidR="002845A3" w:rsidRPr="00A622DF" w:rsidDel="00BE0B6C" w:rsidRDefault="0076737B" w:rsidP="004F72D7">
      <w:pPr>
        <w:pStyle w:val="Bng"/>
        <w:rPr>
          <w:del w:id="1863" w:author="Mai Văn Chánh" w:date="2021-03-30T22:18:00Z"/>
        </w:rPr>
      </w:pPr>
      <w:del w:id="1864" w:author="Mai Văn Chánh" w:date="2021-03-30T22:51:00Z">
        <w:r w:rsidRPr="00A622DF" w:rsidDel="00485B6B">
          <w:delText>Bảng 3.2</w:delText>
        </w:r>
        <w:r w:rsidR="00A43B18" w:rsidRPr="00A622DF" w:rsidDel="00485B6B">
          <w:delText>.</w:delText>
        </w:r>
        <w:r w:rsidRPr="00A622DF" w:rsidDel="00485B6B">
          <w:delText>1.</w:delText>
        </w:r>
        <w:r w:rsidR="004F72D7" w:rsidRPr="00A622DF" w:rsidDel="00485B6B">
          <w:delText xml:space="preserve"> Demo màn hình Đăng nhập</w:delText>
        </w:r>
      </w:del>
    </w:p>
    <w:p w14:paraId="4ADA2730" w14:textId="057A0B24" w:rsidR="006E788B" w:rsidRDefault="006E788B" w:rsidP="00BE0B6C">
      <w:pPr>
        <w:pStyle w:val="Bng"/>
        <w:rPr>
          <w:ins w:id="1865" w:author="Mai Văn Chánh" w:date="2021-03-30T22:17:00Z"/>
        </w:rPr>
        <w:pPrChange w:id="1866" w:author="Mai Văn Chánh" w:date="2021-03-30T22:18:00Z">
          <w:pPr>
            <w:pStyle w:val="Heading3"/>
            <w:spacing w:line="276" w:lineRule="auto"/>
          </w:pPr>
        </w:pPrChange>
      </w:pPr>
      <w:del w:id="1867" w:author="Mai Văn Chánh" w:date="2021-03-30T22:51:00Z">
        <w:r w:rsidRPr="00A622DF" w:rsidDel="00485B6B">
          <w:tab/>
        </w:r>
      </w:del>
      <w:moveFromRangeStart w:id="1868" w:author="Mai Văn Chánh" w:date="2021-03-30T22:17:00Z" w:name="move68035085"/>
      <w:moveFrom w:id="1869" w:author="Mai Văn Chánh" w:date="2021-03-30T22:17:00Z">
        <w:r w:rsidR="00A43B18" w:rsidRPr="00A622DF" w:rsidDel="00BE0B6C">
          <w:t>3.2</w:t>
        </w:r>
        <w:r w:rsidR="004F72D7" w:rsidRPr="00A622DF" w:rsidDel="00BE0B6C">
          <w:t>.2</w:t>
        </w:r>
        <w:r w:rsidRPr="00A622DF" w:rsidDel="00BE0B6C">
          <w:t>. Màn hình Thêm - Sửa công việc</w:t>
        </w:r>
      </w:moveFrom>
      <w:moveFromRangeEnd w:id="1868"/>
    </w:p>
    <w:p w14:paraId="3A8D11E6" w14:textId="0B3AFBFF" w:rsidR="00BE0B6C" w:rsidRPr="00BE0B6C" w:rsidRDefault="00BE0B6C" w:rsidP="009626DD">
      <w:pPr>
        <w:pStyle w:val="Heading3"/>
        <w:spacing w:line="276" w:lineRule="auto"/>
        <w:rPr>
          <w:ins w:id="1870" w:author="Mai Văn Chánh" w:date="2021-03-30T22:17:00Z"/>
          <w:rFonts w:ascii="Times New Roman" w:hAnsi="Times New Roman" w:cs="Times New Roman"/>
          <w:b/>
          <w:color w:val="auto"/>
          <w:sz w:val="26"/>
          <w:szCs w:val="26"/>
          <w:rPrChange w:id="1871" w:author="Mai Văn Chánh" w:date="2021-03-30T22:18:00Z">
            <w:rPr>
              <w:ins w:id="1872" w:author="Mai Văn Chánh" w:date="2021-03-30T22:17:00Z"/>
              <w:rFonts w:ascii="Times New Roman" w:hAnsi="Times New Roman" w:cs="Times New Roman"/>
              <w:b/>
              <w:color w:val="auto"/>
              <w:sz w:val="26"/>
              <w:szCs w:val="26"/>
              <w:lang w:val="vi-VN"/>
            </w:rPr>
          </w:rPrChange>
        </w:rPr>
        <w:pPrChange w:id="1873" w:author="Mai Văn Chánh" w:date="2021-03-30T22:59:00Z">
          <w:pPr>
            <w:pStyle w:val="Heading3"/>
            <w:spacing w:line="276" w:lineRule="auto"/>
          </w:pPr>
        </w:pPrChange>
      </w:pPr>
      <w:bookmarkStart w:id="1874" w:name="_Toc68038661"/>
      <w:ins w:id="1875" w:author="Mai Văn Chánh" w:date="2021-03-30T22:17:00Z">
        <w:r w:rsidRPr="00A622DF">
          <w:rPr>
            <w:rFonts w:ascii="Times New Roman" w:hAnsi="Times New Roman" w:cs="Times New Roman"/>
            <w:b/>
            <w:color w:val="auto"/>
            <w:sz w:val="26"/>
            <w:szCs w:val="26"/>
            <w:lang w:val="vi-VN"/>
          </w:rPr>
          <w:t>3.2.</w:t>
        </w:r>
      </w:ins>
      <w:ins w:id="1876" w:author="Mai Văn Chánh" w:date="2021-03-30T22:21:00Z">
        <w:r w:rsidR="007F4720">
          <w:rPr>
            <w:rFonts w:ascii="Times New Roman" w:hAnsi="Times New Roman" w:cs="Times New Roman"/>
            <w:b/>
            <w:color w:val="auto"/>
            <w:sz w:val="26"/>
            <w:szCs w:val="26"/>
          </w:rPr>
          <w:t>2</w:t>
        </w:r>
      </w:ins>
      <w:ins w:id="1877" w:author="Mai Văn Chánh" w:date="2021-03-30T22:17:00Z">
        <w:r w:rsidRPr="00A622DF">
          <w:rPr>
            <w:rFonts w:ascii="Times New Roman" w:hAnsi="Times New Roman" w:cs="Times New Roman"/>
            <w:b/>
            <w:color w:val="auto"/>
            <w:sz w:val="26"/>
            <w:szCs w:val="26"/>
            <w:lang w:val="vi-VN"/>
          </w:rPr>
          <w:t xml:space="preserve">. Màn hình Đăng </w:t>
        </w:r>
      </w:ins>
      <w:ins w:id="1878" w:author="Mai Văn Chánh" w:date="2021-03-30T22:18:00Z">
        <w:r>
          <w:rPr>
            <w:rFonts w:ascii="Times New Roman" w:hAnsi="Times New Roman" w:cs="Times New Roman"/>
            <w:b/>
            <w:color w:val="auto"/>
            <w:sz w:val="26"/>
            <w:szCs w:val="26"/>
          </w:rPr>
          <w:t>ký</w:t>
        </w:r>
      </w:ins>
      <w:bookmarkEnd w:id="1874"/>
    </w:p>
    <w:tbl>
      <w:tblPr>
        <w:tblStyle w:val="TableGrid"/>
        <w:tblW w:w="0" w:type="auto"/>
        <w:tblLook w:val="04A0" w:firstRow="1" w:lastRow="0" w:firstColumn="1" w:lastColumn="0" w:noHBand="0" w:noVBand="1"/>
        <w:tblPrChange w:id="1879" w:author="Mai Văn Chánh" w:date="2021-03-30T22:20:00Z">
          <w:tblPr>
            <w:tblStyle w:val="TableGrid"/>
            <w:tblW w:w="0" w:type="auto"/>
            <w:tblLook w:val="04A0" w:firstRow="1" w:lastRow="0" w:firstColumn="1" w:lastColumn="0" w:noHBand="0" w:noVBand="1"/>
          </w:tblPr>
        </w:tblPrChange>
      </w:tblPr>
      <w:tblGrid>
        <w:gridCol w:w="1413"/>
        <w:gridCol w:w="2126"/>
        <w:gridCol w:w="5522"/>
        <w:tblGridChange w:id="1880">
          <w:tblGrid>
            <w:gridCol w:w="1413"/>
            <w:gridCol w:w="2126"/>
            <w:gridCol w:w="5522"/>
          </w:tblGrid>
        </w:tblGridChange>
      </w:tblGrid>
      <w:tr w:rsidR="00BE0B6C" w:rsidRPr="00A622DF" w14:paraId="09D5F719" w14:textId="77777777" w:rsidTr="00BE0B6C">
        <w:trPr>
          <w:ins w:id="1881" w:author="Mai Văn Chánh" w:date="2021-03-30T22:17:00Z"/>
        </w:trPr>
        <w:tc>
          <w:tcPr>
            <w:tcW w:w="1413" w:type="dxa"/>
            <w:vAlign w:val="center"/>
            <w:tcPrChange w:id="1882" w:author="Mai Văn Chánh" w:date="2021-03-30T22:20:00Z">
              <w:tcPr>
                <w:tcW w:w="1413" w:type="dxa"/>
                <w:vAlign w:val="center"/>
              </w:tcPr>
            </w:tcPrChange>
          </w:tcPr>
          <w:p w14:paraId="50F476D3" w14:textId="77777777" w:rsidR="00BE0B6C" w:rsidRPr="00A622DF" w:rsidRDefault="00BE0B6C" w:rsidP="00020A75">
            <w:pPr>
              <w:spacing w:line="276" w:lineRule="auto"/>
              <w:jc w:val="center"/>
              <w:rPr>
                <w:ins w:id="1883" w:author="Mai Văn Chánh" w:date="2021-03-30T22:17:00Z"/>
                <w:rFonts w:ascii="Times New Roman" w:eastAsia="Times New Roman" w:hAnsi="Times New Roman" w:cs="Times New Roman"/>
                <w:sz w:val="26"/>
                <w:szCs w:val="26"/>
                <w:shd w:val="clear" w:color="auto" w:fill="FFFFFF"/>
                <w:lang w:val="vi-VN"/>
              </w:rPr>
            </w:pPr>
            <w:ins w:id="1884" w:author="Mai Văn Chánh" w:date="2021-03-30T22:17:00Z">
              <w:r w:rsidRPr="00A622DF">
                <w:rPr>
                  <w:rFonts w:ascii="Times New Roman" w:eastAsia="Times New Roman" w:hAnsi="Times New Roman" w:cs="Times New Roman"/>
                  <w:sz w:val="26"/>
                  <w:szCs w:val="26"/>
                  <w:shd w:val="clear" w:color="auto" w:fill="FFFFFF"/>
                  <w:lang w:val="vi-VN"/>
                </w:rPr>
                <w:t>Input</w:t>
              </w:r>
            </w:ins>
          </w:p>
        </w:tc>
        <w:tc>
          <w:tcPr>
            <w:tcW w:w="2126" w:type="dxa"/>
            <w:vAlign w:val="center"/>
            <w:tcPrChange w:id="1885" w:author="Mai Văn Chánh" w:date="2021-03-30T22:20:00Z">
              <w:tcPr>
                <w:tcW w:w="2126" w:type="dxa"/>
                <w:vAlign w:val="center"/>
              </w:tcPr>
            </w:tcPrChange>
          </w:tcPr>
          <w:p w14:paraId="4D7F676D" w14:textId="77777777" w:rsidR="00BE0B6C" w:rsidRPr="00A622DF" w:rsidRDefault="00BE0B6C" w:rsidP="00020A75">
            <w:pPr>
              <w:spacing w:line="276" w:lineRule="auto"/>
              <w:jc w:val="center"/>
              <w:rPr>
                <w:ins w:id="1886" w:author="Mai Văn Chánh" w:date="2021-03-30T22:17:00Z"/>
                <w:rFonts w:ascii="Times New Roman" w:eastAsia="Times New Roman" w:hAnsi="Times New Roman" w:cs="Times New Roman"/>
                <w:sz w:val="26"/>
                <w:szCs w:val="26"/>
                <w:shd w:val="clear" w:color="auto" w:fill="FFFFFF"/>
                <w:lang w:val="vi-VN"/>
              </w:rPr>
            </w:pPr>
            <w:ins w:id="1887" w:author="Mai Văn Chánh" w:date="2021-03-30T22:17:00Z">
              <w:r w:rsidRPr="00A622DF">
                <w:rPr>
                  <w:rFonts w:ascii="Times New Roman" w:eastAsia="Times New Roman" w:hAnsi="Times New Roman" w:cs="Times New Roman"/>
                  <w:sz w:val="26"/>
                  <w:szCs w:val="26"/>
                  <w:shd w:val="clear" w:color="auto" w:fill="FFFFFF"/>
                  <w:lang w:val="vi-VN"/>
                </w:rPr>
                <w:t>Trường hợp</w:t>
              </w:r>
            </w:ins>
          </w:p>
        </w:tc>
        <w:tc>
          <w:tcPr>
            <w:tcW w:w="5522" w:type="dxa"/>
            <w:vAlign w:val="center"/>
            <w:tcPrChange w:id="1888" w:author="Mai Văn Chánh" w:date="2021-03-30T22:20:00Z">
              <w:tcPr>
                <w:tcW w:w="5522" w:type="dxa"/>
                <w:vAlign w:val="center"/>
              </w:tcPr>
            </w:tcPrChange>
          </w:tcPr>
          <w:p w14:paraId="2BAF9438" w14:textId="77777777" w:rsidR="00BE0B6C" w:rsidRPr="00A622DF" w:rsidRDefault="00BE0B6C" w:rsidP="00020A75">
            <w:pPr>
              <w:spacing w:line="276" w:lineRule="auto"/>
              <w:jc w:val="center"/>
              <w:rPr>
                <w:ins w:id="1889" w:author="Mai Văn Chánh" w:date="2021-03-30T22:17:00Z"/>
                <w:rFonts w:ascii="Times New Roman" w:eastAsia="Times New Roman" w:hAnsi="Times New Roman" w:cs="Times New Roman"/>
                <w:sz w:val="26"/>
                <w:szCs w:val="26"/>
                <w:shd w:val="clear" w:color="auto" w:fill="FFFFFF"/>
                <w:lang w:val="vi-VN"/>
              </w:rPr>
            </w:pPr>
            <w:ins w:id="1890" w:author="Mai Văn Chánh" w:date="2021-03-30T22:17:00Z">
              <w:r w:rsidRPr="00A622DF">
                <w:rPr>
                  <w:rFonts w:ascii="Times New Roman" w:eastAsia="Times New Roman" w:hAnsi="Times New Roman" w:cs="Times New Roman"/>
                  <w:sz w:val="26"/>
                  <w:szCs w:val="26"/>
                  <w:shd w:val="clear" w:color="auto" w:fill="FFFFFF"/>
                  <w:lang w:val="vi-VN"/>
                </w:rPr>
                <w:t>Output</w:t>
              </w:r>
            </w:ins>
          </w:p>
        </w:tc>
      </w:tr>
      <w:tr w:rsidR="00BE0B6C" w:rsidRPr="00A622DF" w14:paraId="33535D54" w14:textId="77777777" w:rsidTr="00BE0B6C">
        <w:trPr>
          <w:ins w:id="1891" w:author="Mai Văn Chánh" w:date="2021-03-30T22:17:00Z"/>
        </w:trPr>
        <w:tc>
          <w:tcPr>
            <w:tcW w:w="1413" w:type="dxa"/>
            <w:vMerge w:val="restart"/>
            <w:vAlign w:val="center"/>
            <w:tcPrChange w:id="1892" w:author="Mai Văn Chánh" w:date="2021-03-30T22:20:00Z">
              <w:tcPr>
                <w:tcW w:w="1413" w:type="dxa"/>
                <w:vMerge w:val="restart"/>
                <w:vAlign w:val="center"/>
              </w:tcPr>
            </w:tcPrChange>
          </w:tcPr>
          <w:p w14:paraId="707529E2" w14:textId="77777777" w:rsidR="00BE0B6C" w:rsidRPr="00A622DF" w:rsidRDefault="00BE0B6C" w:rsidP="00020A75">
            <w:pPr>
              <w:spacing w:line="276" w:lineRule="auto"/>
              <w:rPr>
                <w:ins w:id="1893" w:author="Mai Văn Chánh" w:date="2021-03-30T22:17:00Z"/>
                <w:rFonts w:ascii="Times New Roman" w:eastAsia="Times New Roman" w:hAnsi="Times New Roman" w:cs="Times New Roman"/>
                <w:sz w:val="26"/>
                <w:szCs w:val="26"/>
                <w:shd w:val="clear" w:color="auto" w:fill="FFFFFF"/>
                <w:lang w:val="vi-VN"/>
              </w:rPr>
            </w:pPr>
            <w:ins w:id="1894" w:author="Mai Văn Chánh" w:date="2021-03-30T22:17:00Z">
              <w:r w:rsidRPr="00A622DF">
                <w:rPr>
                  <w:rFonts w:ascii="Times New Roman" w:eastAsia="Times New Roman" w:hAnsi="Times New Roman" w:cs="Times New Roman"/>
                  <w:sz w:val="26"/>
                  <w:szCs w:val="26"/>
                  <w:shd w:val="clear" w:color="auto" w:fill="FFFFFF"/>
                  <w:lang w:val="vi-VN"/>
                </w:rPr>
                <w:t>Username</w:t>
              </w:r>
            </w:ins>
          </w:p>
        </w:tc>
        <w:tc>
          <w:tcPr>
            <w:tcW w:w="2126" w:type="dxa"/>
            <w:vAlign w:val="center"/>
            <w:tcPrChange w:id="1895" w:author="Mai Văn Chánh" w:date="2021-03-30T22:20:00Z">
              <w:tcPr>
                <w:tcW w:w="2126" w:type="dxa"/>
                <w:vAlign w:val="center"/>
              </w:tcPr>
            </w:tcPrChange>
          </w:tcPr>
          <w:p w14:paraId="59D4BEF5" w14:textId="77777777" w:rsidR="00BE0B6C" w:rsidRPr="00A622DF" w:rsidRDefault="00BE0B6C" w:rsidP="00020A75">
            <w:pPr>
              <w:spacing w:line="276" w:lineRule="auto"/>
              <w:rPr>
                <w:ins w:id="1896" w:author="Mai Văn Chánh" w:date="2021-03-30T22:17:00Z"/>
                <w:rFonts w:ascii="Times New Roman" w:eastAsia="Times New Roman" w:hAnsi="Times New Roman" w:cs="Times New Roman"/>
                <w:sz w:val="26"/>
                <w:szCs w:val="26"/>
                <w:shd w:val="clear" w:color="auto" w:fill="FFFFFF"/>
                <w:lang w:val="vi-VN"/>
              </w:rPr>
            </w:pPr>
            <w:ins w:id="1897" w:author="Mai Văn Chánh" w:date="2021-03-30T22:17:00Z">
              <w:r w:rsidRPr="00A622DF">
                <w:rPr>
                  <w:rFonts w:ascii="Times New Roman" w:eastAsia="Times New Roman" w:hAnsi="Times New Roman" w:cs="Times New Roman"/>
                  <w:sz w:val="26"/>
                  <w:szCs w:val="26"/>
                  <w:shd w:val="clear" w:color="auto" w:fill="FFFFFF"/>
                  <w:lang w:val="vi-VN"/>
                </w:rPr>
                <w:t>Không có giá trị</w:t>
              </w:r>
            </w:ins>
          </w:p>
        </w:tc>
        <w:tc>
          <w:tcPr>
            <w:tcW w:w="5522" w:type="dxa"/>
            <w:vAlign w:val="center"/>
            <w:tcPrChange w:id="1898" w:author="Mai Văn Chánh" w:date="2021-03-30T22:20:00Z">
              <w:tcPr>
                <w:tcW w:w="5522" w:type="dxa"/>
                <w:vAlign w:val="center"/>
              </w:tcPr>
            </w:tcPrChange>
          </w:tcPr>
          <w:p w14:paraId="51AEA095" w14:textId="77777777" w:rsidR="00BE0B6C" w:rsidRPr="00A622DF" w:rsidRDefault="00BE0B6C" w:rsidP="00020A75">
            <w:pPr>
              <w:spacing w:line="276" w:lineRule="auto"/>
              <w:rPr>
                <w:ins w:id="1899" w:author="Mai Văn Chánh" w:date="2021-03-30T22:17:00Z"/>
                <w:rFonts w:ascii="Times New Roman" w:eastAsia="Times New Roman" w:hAnsi="Times New Roman" w:cs="Times New Roman"/>
                <w:sz w:val="26"/>
                <w:szCs w:val="26"/>
                <w:shd w:val="clear" w:color="auto" w:fill="FFFFFF"/>
                <w:lang w:val="vi-VN"/>
              </w:rPr>
            </w:pPr>
            <w:ins w:id="1900" w:author="Mai Văn Chánh" w:date="2021-03-30T22:17:00Z">
              <w:r w:rsidRPr="00A622DF">
                <w:rPr>
                  <w:rFonts w:ascii="Times New Roman" w:eastAsia="Times New Roman" w:hAnsi="Times New Roman" w:cs="Times New Roman"/>
                  <w:sz w:val="26"/>
                  <w:szCs w:val="26"/>
                  <w:shd w:val="clear" w:color="auto" w:fill="FFFFFF"/>
                  <w:lang w:val="vi-VN"/>
                </w:rPr>
                <w:t>Thông báo nhập Username</w:t>
              </w:r>
            </w:ins>
          </w:p>
        </w:tc>
      </w:tr>
      <w:tr w:rsidR="00BE0B6C" w:rsidRPr="00A622DF" w14:paraId="558234E2" w14:textId="77777777" w:rsidTr="00BE0B6C">
        <w:trPr>
          <w:gridAfter w:val="2"/>
          <w:wAfter w:w="7648" w:type="dxa"/>
          <w:trHeight w:val="344"/>
          <w:ins w:id="1901" w:author="Mai Văn Chánh" w:date="2021-03-30T22:17:00Z"/>
          <w:trPrChange w:id="1902" w:author="Mai Văn Chánh" w:date="2021-03-30T22:20:00Z">
            <w:trPr>
              <w:gridAfter w:val="2"/>
              <w:wAfter w:w="7648" w:type="dxa"/>
              <w:trHeight w:val="344"/>
            </w:trPr>
          </w:trPrChange>
        </w:trPr>
        <w:tc>
          <w:tcPr>
            <w:tcW w:w="1413" w:type="dxa"/>
            <w:vMerge/>
            <w:vAlign w:val="center"/>
            <w:tcPrChange w:id="1903" w:author="Mai Văn Chánh" w:date="2021-03-30T22:20:00Z">
              <w:tcPr>
                <w:tcW w:w="1413" w:type="dxa"/>
                <w:vMerge/>
                <w:vAlign w:val="center"/>
              </w:tcPr>
            </w:tcPrChange>
          </w:tcPr>
          <w:p w14:paraId="20303A42" w14:textId="77777777" w:rsidR="00BE0B6C" w:rsidRPr="00A622DF" w:rsidRDefault="00BE0B6C" w:rsidP="00020A75">
            <w:pPr>
              <w:spacing w:line="276" w:lineRule="auto"/>
              <w:rPr>
                <w:ins w:id="1904" w:author="Mai Văn Chánh" w:date="2021-03-30T22:17:00Z"/>
                <w:rFonts w:ascii="Times New Roman" w:eastAsia="Times New Roman" w:hAnsi="Times New Roman" w:cs="Times New Roman"/>
                <w:sz w:val="26"/>
                <w:szCs w:val="26"/>
                <w:shd w:val="clear" w:color="auto" w:fill="FFFFFF"/>
                <w:lang w:val="vi-VN"/>
              </w:rPr>
            </w:pPr>
          </w:p>
        </w:tc>
      </w:tr>
      <w:tr w:rsidR="00BE0B6C" w:rsidRPr="00A622DF" w14:paraId="2EC13999" w14:textId="77777777" w:rsidTr="00BE0B6C">
        <w:trPr>
          <w:ins w:id="1905" w:author="Mai Văn Chánh" w:date="2021-03-30T22:17:00Z"/>
        </w:trPr>
        <w:tc>
          <w:tcPr>
            <w:tcW w:w="1413" w:type="dxa"/>
            <w:vMerge w:val="restart"/>
            <w:vAlign w:val="center"/>
            <w:tcPrChange w:id="1906" w:author="Mai Văn Chánh" w:date="2021-03-30T22:20:00Z">
              <w:tcPr>
                <w:tcW w:w="1413" w:type="dxa"/>
                <w:vMerge w:val="restart"/>
                <w:vAlign w:val="center"/>
              </w:tcPr>
            </w:tcPrChange>
          </w:tcPr>
          <w:p w14:paraId="7F33B75C" w14:textId="77777777" w:rsidR="00BE0B6C" w:rsidRPr="00A622DF" w:rsidRDefault="00BE0B6C" w:rsidP="00020A75">
            <w:pPr>
              <w:spacing w:line="276" w:lineRule="auto"/>
              <w:rPr>
                <w:ins w:id="1907" w:author="Mai Văn Chánh" w:date="2021-03-30T22:17:00Z"/>
                <w:rFonts w:ascii="Times New Roman" w:eastAsia="Times New Roman" w:hAnsi="Times New Roman" w:cs="Times New Roman"/>
                <w:sz w:val="26"/>
                <w:szCs w:val="26"/>
                <w:shd w:val="clear" w:color="auto" w:fill="FFFFFF"/>
                <w:lang w:val="vi-VN"/>
              </w:rPr>
            </w:pPr>
            <w:ins w:id="1908" w:author="Mai Văn Chánh" w:date="2021-03-30T22:17:00Z">
              <w:r w:rsidRPr="00A622DF">
                <w:rPr>
                  <w:rFonts w:ascii="Times New Roman" w:eastAsia="Times New Roman" w:hAnsi="Times New Roman" w:cs="Times New Roman"/>
                  <w:sz w:val="26"/>
                  <w:szCs w:val="26"/>
                  <w:shd w:val="clear" w:color="auto" w:fill="FFFFFF"/>
                  <w:lang w:val="vi-VN"/>
                </w:rPr>
                <w:t>Password</w:t>
              </w:r>
            </w:ins>
          </w:p>
        </w:tc>
        <w:tc>
          <w:tcPr>
            <w:tcW w:w="2126" w:type="dxa"/>
            <w:vAlign w:val="center"/>
            <w:tcPrChange w:id="1909" w:author="Mai Văn Chánh" w:date="2021-03-30T22:20:00Z">
              <w:tcPr>
                <w:tcW w:w="2126" w:type="dxa"/>
                <w:vAlign w:val="center"/>
              </w:tcPr>
            </w:tcPrChange>
          </w:tcPr>
          <w:p w14:paraId="7E0E4EE3" w14:textId="77777777" w:rsidR="00BE0B6C" w:rsidRPr="00A622DF" w:rsidRDefault="00BE0B6C" w:rsidP="00020A75">
            <w:pPr>
              <w:spacing w:line="276" w:lineRule="auto"/>
              <w:rPr>
                <w:ins w:id="1910" w:author="Mai Văn Chánh" w:date="2021-03-30T22:17:00Z"/>
                <w:rFonts w:ascii="Times New Roman" w:eastAsia="Times New Roman" w:hAnsi="Times New Roman" w:cs="Times New Roman"/>
                <w:sz w:val="26"/>
                <w:szCs w:val="26"/>
                <w:shd w:val="clear" w:color="auto" w:fill="FFFFFF"/>
                <w:lang w:val="vi-VN"/>
              </w:rPr>
            </w:pPr>
            <w:ins w:id="1911" w:author="Mai Văn Chánh" w:date="2021-03-30T22:17:00Z">
              <w:r w:rsidRPr="00A622DF">
                <w:rPr>
                  <w:rFonts w:ascii="Times New Roman" w:eastAsia="Times New Roman" w:hAnsi="Times New Roman" w:cs="Times New Roman"/>
                  <w:sz w:val="26"/>
                  <w:szCs w:val="26"/>
                  <w:shd w:val="clear" w:color="auto" w:fill="FFFFFF"/>
                  <w:lang w:val="vi-VN"/>
                </w:rPr>
                <w:t>Không có giá trị</w:t>
              </w:r>
            </w:ins>
          </w:p>
        </w:tc>
        <w:tc>
          <w:tcPr>
            <w:tcW w:w="5522" w:type="dxa"/>
            <w:vAlign w:val="center"/>
            <w:tcPrChange w:id="1912" w:author="Mai Văn Chánh" w:date="2021-03-30T22:20:00Z">
              <w:tcPr>
                <w:tcW w:w="5522" w:type="dxa"/>
                <w:vAlign w:val="center"/>
              </w:tcPr>
            </w:tcPrChange>
          </w:tcPr>
          <w:p w14:paraId="05F54E15" w14:textId="77777777" w:rsidR="00BE0B6C" w:rsidRPr="00A622DF" w:rsidRDefault="00BE0B6C" w:rsidP="00020A75">
            <w:pPr>
              <w:spacing w:line="276" w:lineRule="auto"/>
              <w:rPr>
                <w:ins w:id="1913" w:author="Mai Văn Chánh" w:date="2021-03-30T22:17:00Z"/>
                <w:rFonts w:ascii="Times New Roman" w:eastAsia="Times New Roman" w:hAnsi="Times New Roman" w:cs="Times New Roman"/>
                <w:sz w:val="26"/>
                <w:szCs w:val="26"/>
                <w:shd w:val="clear" w:color="auto" w:fill="FFFFFF"/>
                <w:lang w:val="vi-VN"/>
              </w:rPr>
            </w:pPr>
            <w:ins w:id="1914" w:author="Mai Văn Chánh" w:date="2021-03-30T22:17:00Z">
              <w:r w:rsidRPr="00A622DF">
                <w:rPr>
                  <w:rFonts w:ascii="Times New Roman" w:eastAsia="Times New Roman" w:hAnsi="Times New Roman" w:cs="Times New Roman"/>
                  <w:sz w:val="26"/>
                  <w:szCs w:val="26"/>
                  <w:shd w:val="clear" w:color="auto" w:fill="FFFFFF"/>
                  <w:lang w:val="vi-VN"/>
                </w:rPr>
                <w:t>Thông báo nhập Password</w:t>
              </w:r>
            </w:ins>
          </w:p>
        </w:tc>
      </w:tr>
      <w:tr w:rsidR="00BE0B6C" w:rsidRPr="00A622DF" w14:paraId="1ED56867" w14:textId="77777777" w:rsidTr="00BE0B6C">
        <w:trPr>
          <w:gridAfter w:val="2"/>
          <w:wAfter w:w="7648" w:type="dxa"/>
          <w:trHeight w:val="344"/>
          <w:ins w:id="1915" w:author="Mai Văn Chánh" w:date="2021-03-30T22:17:00Z"/>
          <w:trPrChange w:id="1916" w:author="Mai Văn Chánh" w:date="2021-03-30T22:20:00Z">
            <w:trPr>
              <w:gridAfter w:val="2"/>
              <w:wAfter w:w="7648" w:type="dxa"/>
              <w:trHeight w:val="344"/>
            </w:trPr>
          </w:trPrChange>
        </w:trPr>
        <w:tc>
          <w:tcPr>
            <w:tcW w:w="1413" w:type="dxa"/>
            <w:vMerge/>
            <w:vAlign w:val="center"/>
            <w:tcPrChange w:id="1917" w:author="Mai Văn Chánh" w:date="2021-03-30T22:20:00Z">
              <w:tcPr>
                <w:tcW w:w="1413" w:type="dxa"/>
                <w:vMerge/>
                <w:vAlign w:val="center"/>
              </w:tcPr>
            </w:tcPrChange>
          </w:tcPr>
          <w:p w14:paraId="45CB5E60" w14:textId="77777777" w:rsidR="00BE0B6C" w:rsidRPr="00A622DF" w:rsidRDefault="00BE0B6C" w:rsidP="00020A75">
            <w:pPr>
              <w:spacing w:line="276" w:lineRule="auto"/>
              <w:rPr>
                <w:ins w:id="1918" w:author="Mai Văn Chánh" w:date="2021-03-30T22:17:00Z"/>
                <w:rFonts w:ascii="Times New Roman" w:eastAsia="Times New Roman" w:hAnsi="Times New Roman" w:cs="Times New Roman"/>
                <w:sz w:val="26"/>
                <w:szCs w:val="26"/>
                <w:shd w:val="clear" w:color="auto" w:fill="FFFFFF"/>
                <w:lang w:val="vi-VN"/>
              </w:rPr>
            </w:pPr>
          </w:p>
        </w:tc>
      </w:tr>
      <w:tr w:rsidR="00BE0B6C" w:rsidRPr="00474158" w14:paraId="65458F8E" w14:textId="77777777" w:rsidTr="00BE0B6C">
        <w:trPr>
          <w:ins w:id="1919" w:author="Mai Văn Chánh" w:date="2021-03-30T22:20:00Z"/>
        </w:trPr>
        <w:tc>
          <w:tcPr>
            <w:tcW w:w="1413" w:type="dxa"/>
            <w:vAlign w:val="center"/>
          </w:tcPr>
          <w:p w14:paraId="5571F873" w14:textId="619C5E81" w:rsidR="00BE0B6C" w:rsidRPr="00BE0B6C" w:rsidRDefault="00BE0B6C" w:rsidP="00020A75">
            <w:pPr>
              <w:spacing w:line="276" w:lineRule="auto"/>
              <w:rPr>
                <w:ins w:id="1920" w:author="Mai Văn Chánh" w:date="2021-03-30T22:20:00Z"/>
                <w:rFonts w:ascii="Times New Roman" w:eastAsia="Times New Roman" w:hAnsi="Times New Roman" w:cs="Times New Roman"/>
                <w:sz w:val="26"/>
                <w:szCs w:val="26"/>
                <w:shd w:val="clear" w:color="auto" w:fill="FFFFFF"/>
                <w:rPrChange w:id="1921" w:author="Mai Văn Chánh" w:date="2021-03-30T22:20:00Z">
                  <w:rPr>
                    <w:ins w:id="1922" w:author="Mai Văn Chánh" w:date="2021-03-30T22:20:00Z"/>
                    <w:rFonts w:ascii="Times New Roman" w:eastAsia="Times New Roman" w:hAnsi="Times New Roman" w:cs="Times New Roman"/>
                    <w:sz w:val="26"/>
                    <w:szCs w:val="26"/>
                    <w:shd w:val="clear" w:color="auto" w:fill="FFFFFF"/>
                    <w:lang w:val="vi-VN"/>
                  </w:rPr>
                </w:rPrChange>
              </w:rPr>
            </w:pPr>
            <w:ins w:id="1923" w:author="Mai Văn Chánh" w:date="2021-03-30T22:20:00Z">
              <w:r>
                <w:rPr>
                  <w:rFonts w:ascii="Times New Roman" w:eastAsia="Times New Roman" w:hAnsi="Times New Roman" w:cs="Times New Roman"/>
                  <w:sz w:val="26"/>
                  <w:szCs w:val="26"/>
                  <w:shd w:val="clear" w:color="auto" w:fill="FFFFFF"/>
                </w:rPr>
                <w:t xml:space="preserve">Địa chỉ </w:t>
              </w:r>
            </w:ins>
          </w:p>
        </w:tc>
        <w:tc>
          <w:tcPr>
            <w:tcW w:w="2126" w:type="dxa"/>
            <w:vAlign w:val="center"/>
          </w:tcPr>
          <w:p w14:paraId="1055309E" w14:textId="32C9AE9D" w:rsidR="00BE0B6C" w:rsidRPr="00A622DF" w:rsidRDefault="00BE0B6C" w:rsidP="00020A75">
            <w:pPr>
              <w:spacing w:line="276" w:lineRule="auto"/>
              <w:rPr>
                <w:ins w:id="1924" w:author="Mai Văn Chánh" w:date="2021-03-30T22:20:00Z"/>
                <w:rFonts w:ascii="Times New Roman" w:eastAsia="Times New Roman" w:hAnsi="Times New Roman" w:cs="Times New Roman"/>
                <w:sz w:val="26"/>
                <w:szCs w:val="26"/>
                <w:shd w:val="clear" w:color="auto" w:fill="FFFFFF"/>
                <w:lang w:val="vi-VN"/>
              </w:rPr>
            </w:pPr>
            <w:ins w:id="1925" w:author="Mai Văn Chánh" w:date="2021-03-30T22:20:00Z">
              <w:r w:rsidRPr="00A622DF">
                <w:rPr>
                  <w:rFonts w:ascii="Times New Roman" w:eastAsia="Times New Roman" w:hAnsi="Times New Roman" w:cs="Times New Roman"/>
                  <w:sz w:val="26"/>
                  <w:szCs w:val="26"/>
                  <w:shd w:val="clear" w:color="auto" w:fill="FFFFFF"/>
                  <w:lang w:val="vi-VN"/>
                </w:rPr>
                <w:t>Không có giá trị</w:t>
              </w:r>
            </w:ins>
          </w:p>
        </w:tc>
        <w:tc>
          <w:tcPr>
            <w:tcW w:w="5522" w:type="dxa"/>
            <w:vAlign w:val="center"/>
          </w:tcPr>
          <w:p w14:paraId="2F36D2E6" w14:textId="04046E1A" w:rsidR="00BE0B6C" w:rsidRPr="00BE0B6C" w:rsidRDefault="00BE0B6C" w:rsidP="00020A75">
            <w:pPr>
              <w:spacing w:line="276" w:lineRule="auto"/>
              <w:rPr>
                <w:ins w:id="1926" w:author="Mai Văn Chánh" w:date="2021-03-30T22:20:00Z"/>
                <w:rFonts w:ascii="Times New Roman" w:eastAsia="Times New Roman" w:hAnsi="Times New Roman" w:cs="Times New Roman"/>
                <w:sz w:val="26"/>
                <w:szCs w:val="26"/>
                <w:shd w:val="clear" w:color="auto" w:fill="FFFFFF"/>
                <w:rPrChange w:id="1927" w:author="Mai Văn Chánh" w:date="2021-03-30T22:21:00Z">
                  <w:rPr>
                    <w:ins w:id="1928" w:author="Mai Văn Chánh" w:date="2021-03-30T22:20:00Z"/>
                    <w:rFonts w:ascii="Times New Roman" w:eastAsia="Times New Roman" w:hAnsi="Times New Roman" w:cs="Times New Roman"/>
                    <w:sz w:val="26"/>
                    <w:szCs w:val="26"/>
                    <w:shd w:val="clear" w:color="auto" w:fill="FFFFFF"/>
                    <w:lang w:val="vi-VN"/>
                  </w:rPr>
                </w:rPrChange>
              </w:rPr>
            </w:pPr>
            <w:ins w:id="1929" w:author="Mai Văn Chánh" w:date="2021-03-30T22:21:00Z">
              <w:r w:rsidRPr="00A622DF">
                <w:rPr>
                  <w:rFonts w:ascii="Times New Roman" w:eastAsia="Times New Roman" w:hAnsi="Times New Roman" w:cs="Times New Roman"/>
                  <w:sz w:val="26"/>
                  <w:szCs w:val="26"/>
                  <w:shd w:val="clear" w:color="auto" w:fill="FFFFFF"/>
                  <w:lang w:val="vi-VN"/>
                </w:rPr>
                <w:t>Thông báo nhập</w:t>
              </w:r>
              <w:r>
                <w:rPr>
                  <w:rFonts w:ascii="Times New Roman" w:eastAsia="Times New Roman" w:hAnsi="Times New Roman" w:cs="Times New Roman"/>
                  <w:sz w:val="26"/>
                  <w:szCs w:val="26"/>
                  <w:shd w:val="clear" w:color="auto" w:fill="FFFFFF"/>
                </w:rPr>
                <w:t xml:space="preserve"> Địa chỉ</w:t>
              </w:r>
            </w:ins>
          </w:p>
        </w:tc>
      </w:tr>
      <w:tr w:rsidR="00BE0B6C" w:rsidRPr="00474158" w14:paraId="0F31A578" w14:textId="77777777" w:rsidTr="00BE0B6C">
        <w:trPr>
          <w:ins w:id="1930" w:author="Mai Văn Chánh" w:date="2021-03-30T22:20:00Z"/>
        </w:trPr>
        <w:tc>
          <w:tcPr>
            <w:tcW w:w="1413" w:type="dxa"/>
            <w:vAlign w:val="center"/>
          </w:tcPr>
          <w:p w14:paraId="4E4FFB33" w14:textId="123778B6" w:rsidR="00BE0B6C" w:rsidRPr="00BE0B6C" w:rsidRDefault="00BE0B6C" w:rsidP="00020A75">
            <w:pPr>
              <w:spacing w:line="276" w:lineRule="auto"/>
              <w:rPr>
                <w:ins w:id="1931" w:author="Mai Văn Chánh" w:date="2021-03-30T22:20:00Z"/>
                <w:rFonts w:ascii="Times New Roman" w:eastAsia="Times New Roman" w:hAnsi="Times New Roman" w:cs="Times New Roman"/>
                <w:sz w:val="26"/>
                <w:szCs w:val="26"/>
                <w:shd w:val="clear" w:color="auto" w:fill="FFFFFF"/>
                <w:rPrChange w:id="1932" w:author="Mai Văn Chánh" w:date="2021-03-30T22:20:00Z">
                  <w:rPr>
                    <w:ins w:id="1933" w:author="Mai Văn Chánh" w:date="2021-03-30T22:20:00Z"/>
                    <w:rFonts w:ascii="Times New Roman" w:eastAsia="Times New Roman" w:hAnsi="Times New Roman" w:cs="Times New Roman"/>
                    <w:sz w:val="26"/>
                    <w:szCs w:val="26"/>
                    <w:shd w:val="clear" w:color="auto" w:fill="FFFFFF"/>
                    <w:lang w:val="vi-VN"/>
                  </w:rPr>
                </w:rPrChange>
              </w:rPr>
            </w:pPr>
            <w:ins w:id="1934" w:author="Mai Văn Chánh" w:date="2021-03-30T22:20:00Z">
              <w:r>
                <w:rPr>
                  <w:rFonts w:ascii="Times New Roman" w:eastAsia="Times New Roman" w:hAnsi="Times New Roman" w:cs="Times New Roman"/>
                  <w:sz w:val="26"/>
                  <w:szCs w:val="26"/>
                  <w:shd w:val="clear" w:color="auto" w:fill="FFFFFF"/>
                </w:rPr>
                <w:t>Ngày Sinh</w:t>
              </w:r>
            </w:ins>
          </w:p>
        </w:tc>
        <w:tc>
          <w:tcPr>
            <w:tcW w:w="2126" w:type="dxa"/>
            <w:vAlign w:val="center"/>
          </w:tcPr>
          <w:p w14:paraId="6D64C21E" w14:textId="7E3C89AF" w:rsidR="00BE0B6C" w:rsidRPr="00A622DF" w:rsidRDefault="00BE0B6C" w:rsidP="00020A75">
            <w:pPr>
              <w:spacing w:line="276" w:lineRule="auto"/>
              <w:rPr>
                <w:ins w:id="1935" w:author="Mai Văn Chánh" w:date="2021-03-30T22:20:00Z"/>
                <w:rFonts w:ascii="Times New Roman" w:eastAsia="Times New Roman" w:hAnsi="Times New Roman" w:cs="Times New Roman"/>
                <w:sz w:val="26"/>
                <w:szCs w:val="26"/>
                <w:shd w:val="clear" w:color="auto" w:fill="FFFFFF"/>
                <w:lang w:val="vi-VN"/>
              </w:rPr>
            </w:pPr>
            <w:ins w:id="1936" w:author="Mai Văn Chánh" w:date="2021-03-30T22:20:00Z">
              <w:r w:rsidRPr="00A622DF">
                <w:rPr>
                  <w:rFonts w:ascii="Times New Roman" w:eastAsia="Times New Roman" w:hAnsi="Times New Roman" w:cs="Times New Roman"/>
                  <w:sz w:val="26"/>
                  <w:szCs w:val="26"/>
                  <w:shd w:val="clear" w:color="auto" w:fill="FFFFFF"/>
                  <w:lang w:val="vi-VN"/>
                </w:rPr>
                <w:t>Không có giá trị</w:t>
              </w:r>
            </w:ins>
          </w:p>
        </w:tc>
        <w:tc>
          <w:tcPr>
            <w:tcW w:w="5522" w:type="dxa"/>
            <w:vAlign w:val="center"/>
          </w:tcPr>
          <w:p w14:paraId="4D77FCFF" w14:textId="4760AF18" w:rsidR="00BE0B6C" w:rsidRPr="00BE0B6C" w:rsidRDefault="00BE0B6C" w:rsidP="00020A75">
            <w:pPr>
              <w:spacing w:line="276" w:lineRule="auto"/>
              <w:rPr>
                <w:ins w:id="1937" w:author="Mai Văn Chánh" w:date="2021-03-30T22:20:00Z"/>
                <w:rFonts w:ascii="Times New Roman" w:eastAsia="Times New Roman" w:hAnsi="Times New Roman" w:cs="Times New Roman"/>
                <w:sz w:val="26"/>
                <w:szCs w:val="26"/>
                <w:shd w:val="clear" w:color="auto" w:fill="FFFFFF"/>
                <w:rPrChange w:id="1938" w:author="Mai Văn Chánh" w:date="2021-03-30T22:21:00Z">
                  <w:rPr>
                    <w:ins w:id="1939" w:author="Mai Văn Chánh" w:date="2021-03-30T22:20:00Z"/>
                    <w:rFonts w:ascii="Times New Roman" w:eastAsia="Times New Roman" w:hAnsi="Times New Roman" w:cs="Times New Roman"/>
                    <w:sz w:val="26"/>
                    <w:szCs w:val="26"/>
                    <w:shd w:val="clear" w:color="auto" w:fill="FFFFFF"/>
                    <w:lang w:val="vi-VN"/>
                  </w:rPr>
                </w:rPrChange>
              </w:rPr>
            </w:pPr>
            <w:ins w:id="1940" w:author="Mai Văn Chánh" w:date="2021-03-30T22:21:00Z">
              <w:r w:rsidRPr="00A622DF">
                <w:rPr>
                  <w:rFonts w:ascii="Times New Roman" w:eastAsia="Times New Roman" w:hAnsi="Times New Roman" w:cs="Times New Roman"/>
                  <w:sz w:val="26"/>
                  <w:szCs w:val="26"/>
                  <w:shd w:val="clear" w:color="auto" w:fill="FFFFFF"/>
                  <w:lang w:val="vi-VN"/>
                </w:rPr>
                <w:t>Thông báo nhập</w:t>
              </w:r>
              <w:r>
                <w:rPr>
                  <w:rFonts w:ascii="Times New Roman" w:eastAsia="Times New Roman" w:hAnsi="Times New Roman" w:cs="Times New Roman"/>
                  <w:sz w:val="26"/>
                  <w:szCs w:val="26"/>
                  <w:shd w:val="clear" w:color="auto" w:fill="FFFFFF"/>
                </w:rPr>
                <w:t xml:space="preserve"> Ngày Sinh</w:t>
              </w:r>
            </w:ins>
          </w:p>
        </w:tc>
      </w:tr>
      <w:tr w:rsidR="00BE0B6C" w:rsidRPr="00474158" w14:paraId="1E50792E" w14:textId="77777777" w:rsidTr="00BE0B6C">
        <w:trPr>
          <w:ins w:id="1941" w:author="Mai Văn Chánh" w:date="2021-03-30T22:17:00Z"/>
        </w:trPr>
        <w:tc>
          <w:tcPr>
            <w:tcW w:w="1413" w:type="dxa"/>
            <w:vAlign w:val="center"/>
            <w:tcPrChange w:id="1942" w:author="Mai Văn Chánh" w:date="2021-03-30T22:20:00Z">
              <w:tcPr>
                <w:tcW w:w="1413" w:type="dxa"/>
                <w:vAlign w:val="center"/>
              </w:tcPr>
            </w:tcPrChange>
          </w:tcPr>
          <w:p w14:paraId="7C12FBE6" w14:textId="77777777" w:rsidR="00BE0B6C" w:rsidRPr="00A622DF" w:rsidRDefault="00BE0B6C" w:rsidP="00020A75">
            <w:pPr>
              <w:spacing w:line="276" w:lineRule="auto"/>
              <w:rPr>
                <w:ins w:id="1943" w:author="Mai Văn Chánh" w:date="2021-03-30T22:17:00Z"/>
                <w:rFonts w:ascii="Times New Roman" w:eastAsia="Times New Roman" w:hAnsi="Times New Roman" w:cs="Times New Roman"/>
                <w:sz w:val="26"/>
                <w:szCs w:val="26"/>
                <w:shd w:val="clear" w:color="auto" w:fill="FFFFFF"/>
                <w:lang w:val="vi-VN"/>
              </w:rPr>
            </w:pPr>
            <w:ins w:id="1944" w:author="Mai Văn Chánh" w:date="2021-03-30T22:17:00Z">
              <w:r w:rsidRPr="00A622DF">
                <w:rPr>
                  <w:rFonts w:ascii="Times New Roman" w:eastAsia="Times New Roman" w:hAnsi="Times New Roman" w:cs="Times New Roman"/>
                  <w:sz w:val="26"/>
                  <w:szCs w:val="26"/>
                  <w:shd w:val="clear" w:color="auto" w:fill="FFFFFF"/>
                  <w:lang w:val="vi-VN"/>
                </w:rPr>
                <w:t>Username</w:t>
              </w:r>
            </w:ins>
          </w:p>
          <w:p w14:paraId="10B07FCA" w14:textId="77777777" w:rsidR="00BE0B6C" w:rsidRDefault="00BE0B6C" w:rsidP="00020A75">
            <w:pPr>
              <w:spacing w:line="276" w:lineRule="auto"/>
              <w:rPr>
                <w:ins w:id="1945" w:author="Mai Văn Chánh" w:date="2021-03-30T22:21:00Z"/>
                <w:rFonts w:ascii="Times New Roman" w:eastAsia="Times New Roman" w:hAnsi="Times New Roman" w:cs="Times New Roman"/>
                <w:sz w:val="26"/>
                <w:szCs w:val="26"/>
                <w:shd w:val="clear" w:color="auto" w:fill="FFFFFF"/>
                <w:lang w:val="vi-VN"/>
              </w:rPr>
            </w:pPr>
            <w:ins w:id="1946" w:author="Mai Văn Chánh" w:date="2021-03-30T22:17:00Z">
              <w:r w:rsidRPr="00A622DF">
                <w:rPr>
                  <w:rFonts w:ascii="Times New Roman" w:eastAsia="Times New Roman" w:hAnsi="Times New Roman" w:cs="Times New Roman"/>
                  <w:sz w:val="26"/>
                  <w:szCs w:val="26"/>
                  <w:shd w:val="clear" w:color="auto" w:fill="FFFFFF"/>
                  <w:lang w:val="vi-VN"/>
                </w:rPr>
                <w:t>Password</w:t>
              </w:r>
            </w:ins>
          </w:p>
          <w:p w14:paraId="0901C6A6" w14:textId="77777777" w:rsidR="007F4720" w:rsidRDefault="007F4720" w:rsidP="00020A75">
            <w:pPr>
              <w:spacing w:line="276" w:lineRule="auto"/>
              <w:rPr>
                <w:ins w:id="1947" w:author="Mai Văn Chánh" w:date="2021-03-30T22:21:00Z"/>
                <w:rFonts w:ascii="Times New Roman" w:eastAsia="Times New Roman" w:hAnsi="Times New Roman" w:cs="Times New Roman"/>
                <w:sz w:val="26"/>
                <w:szCs w:val="26"/>
                <w:shd w:val="clear" w:color="auto" w:fill="FFFFFF"/>
              </w:rPr>
            </w:pPr>
            <w:ins w:id="1948" w:author="Mai Văn Chánh" w:date="2021-03-30T22:21:00Z">
              <w:r>
                <w:rPr>
                  <w:rFonts w:ascii="Times New Roman" w:eastAsia="Times New Roman" w:hAnsi="Times New Roman" w:cs="Times New Roman"/>
                  <w:sz w:val="26"/>
                  <w:szCs w:val="26"/>
                  <w:shd w:val="clear" w:color="auto" w:fill="FFFFFF"/>
                </w:rPr>
                <w:t>Địa chỉ</w:t>
              </w:r>
            </w:ins>
          </w:p>
          <w:p w14:paraId="7F56A781" w14:textId="242E8C6C" w:rsidR="007F4720" w:rsidRPr="00A622DF" w:rsidRDefault="007F4720" w:rsidP="00020A75">
            <w:pPr>
              <w:spacing w:line="276" w:lineRule="auto"/>
              <w:rPr>
                <w:ins w:id="1949" w:author="Mai Văn Chánh" w:date="2021-03-30T22:17:00Z"/>
                <w:rFonts w:ascii="Times New Roman" w:eastAsia="Times New Roman" w:hAnsi="Times New Roman" w:cs="Times New Roman"/>
                <w:sz w:val="26"/>
                <w:szCs w:val="26"/>
                <w:shd w:val="clear" w:color="auto" w:fill="FFFFFF"/>
                <w:lang w:val="vi-VN"/>
              </w:rPr>
            </w:pPr>
            <w:ins w:id="1950" w:author="Mai Văn Chánh" w:date="2021-03-30T22:21:00Z">
              <w:r>
                <w:rPr>
                  <w:rFonts w:ascii="Times New Roman" w:eastAsia="Times New Roman" w:hAnsi="Times New Roman" w:cs="Times New Roman"/>
                  <w:sz w:val="26"/>
                  <w:szCs w:val="26"/>
                  <w:shd w:val="clear" w:color="auto" w:fill="FFFFFF"/>
                </w:rPr>
                <w:t>Ngày Sinh</w:t>
              </w:r>
            </w:ins>
          </w:p>
        </w:tc>
        <w:tc>
          <w:tcPr>
            <w:tcW w:w="2126" w:type="dxa"/>
            <w:vAlign w:val="center"/>
            <w:tcPrChange w:id="1951" w:author="Mai Văn Chánh" w:date="2021-03-30T22:20:00Z">
              <w:tcPr>
                <w:tcW w:w="2126" w:type="dxa"/>
                <w:vAlign w:val="center"/>
              </w:tcPr>
            </w:tcPrChange>
          </w:tcPr>
          <w:p w14:paraId="3A64F0EE" w14:textId="77777777" w:rsidR="00BE0B6C" w:rsidRPr="00A622DF" w:rsidRDefault="00BE0B6C" w:rsidP="00020A75">
            <w:pPr>
              <w:spacing w:line="276" w:lineRule="auto"/>
              <w:rPr>
                <w:ins w:id="1952" w:author="Mai Văn Chánh" w:date="2021-03-30T22:17:00Z"/>
                <w:rFonts w:ascii="Times New Roman" w:eastAsia="Times New Roman" w:hAnsi="Times New Roman" w:cs="Times New Roman"/>
                <w:sz w:val="26"/>
                <w:szCs w:val="26"/>
                <w:shd w:val="clear" w:color="auto" w:fill="FFFFFF"/>
                <w:lang w:val="vi-VN"/>
              </w:rPr>
            </w:pPr>
            <w:ins w:id="1953" w:author="Mai Văn Chánh" w:date="2021-03-30T22:17:00Z">
              <w:r w:rsidRPr="00A622DF">
                <w:rPr>
                  <w:rFonts w:ascii="Times New Roman" w:eastAsia="Times New Roman" w:hAnsi="Times New Roman" w:cs="Times New Roman"/>
                  <w:sz w:val="26"/>
                  <w:szCs w:val="26"/>
                  <w:shd w:val="clear" w:color="auto" w:fill="FFFFFF"/>
                  <w:lang w:val="vi-VN"/>
                </w:rPr>
                <w:t>Hợp lệ</w:t>
              </w:r>
            </w:ins>
          </w:p>
        </w:tc>
        <w:tc>
          <w:tcPr>
            <w:tcW w:w="5522" w:type="dxa"/>
            <w:vAlign w:val="center"/>
            <w:tcPrChange w:id="1954" w:author="Mai Văn Chánh" w:date="2021-03-30T22:20:00Z">
              <w:tcPr>
                <w:tcW w:w="5522" w:type="dxa"/>
                <w:vAlign w:val="center"/>
              </w:tcPr>
            </w:tcPrChange>
          </w:tcPr>
          <w:p w14:paraId="4D7BB80C" w14:textId="77777777" w:rsidR="00BE0B6C" w:rsidRPr="00A622DF" w:rsidRDefault="00BE0B6C" w:rsidP="009626DD">
            <w:pPr>
              <w:keepNext/>
              <w:spacing w:line="276" w:lineRule="auto"/>
              <w:rPr>
                <w:ins w:id="1955" w:author="Mai Văn Chánh" w:date="2021-03-30T22:17:00Z"/>
                <w:rFonts w:ascii="Times New Roman" w:eastAsia="Times New Roman" w:hAnsi="Times New Roman" w:cs="Times New Roman"/>
                <w:sz w:val="26"/>
                <w:szCs w:val="26"/>
                <w:shd w:val="clear" w:color="auto" w:fill="FFFFFF"/>
                <w:lang w:val="vi-VN"/>
              </w:rPr>
              <w:pPrChange w:id="1956" w:author="Mai Văn Chánh" w:date="2021-03-30T23:00:00Z">
                <w:pPr>
                  <w:spacing w:line="276" w:lineRule="auto"/>
                </w:pPr>
              </w:pPrChange>
            </w:pPr>
            <w:ins w:id="1957" w:author="Mai Văn Chánh" w:date="2021-03-30T22:17:00Z">
              <w:r w:rsidRPr="00A622DF">
                <w:rPr>
                  <w:rFonts w:ascii="Times New Roman" w:eastAsia="Times New Roman" w:hAnsi="Times New Roman" w:cs="Times New Roman"/>
                  <w:sz w:val="26"/>
                  <w:szCs w:val="26"/>
                  <w:shd w:val="clear" w:color="auto" w:fill="FFFFFF"/>
                  <w:lang w:val="vi-VN"/>
                </w:rPr>
                <w:t>Thông báo đăng nhập thành công</w:t>
              </w:r>
            </w:ins>
          </w:p>
        </w:tc>
      </w:tr>
    </w:tbl>
    <w:p w14:paraId="648B90BA" w14:textId="5B9BFCD8" w:rsidR="009626DD" w:rsidRPr="009626DD" w:rsidRDefault="009626DD" w:rsidP="009626DD">
      <w:pPr>
        <w:pStyle w:val="Caption"/>
        <w:jc w:val="center"/>
        <w:rPr>
          <w:ins w:id="1958" w:author="Mai Văn Chánh" w:date="2021-03-30T22:52:00Z"/>
          <w:sz w:val="24"/>
          <w:szCs w:val="24"/>
          <w:rPrChange w:id="1959" w:author="Mai Văn Chánh" w:date="2021-03-30T23:07:00Z">
            <w:rPr>
              <w:ins w:id="1960" w:author="Mai Văn Chánh" w:date="2021-03-30T22:52:00Z"/>
            </w:rPr>
          </w:rPrChange>
        </w:rPr>
        <w:pPrChange w:id="1961" w:author="Mai Văn Chánh" w:date="2021-03-30T23:07:00Z">
          <w:pPr>
            <w:pStyle w:val="Caption"/>
          </w:pPr>
        </w:pPrChange>
      </w:pPr>
      <w:bookmarkStart w:id="1962" w:name="_Toc68037930"/>
      <w:bookmarkStart w:id="1963" w:name="_Toc68038086"/>
      <w:ins w:id="1964" w:author="Mai Văn Chánh" w:date="2021-03-30T23:04:00Z">
        <w:r w:rsidRPr="009626DD">
          <w:rPr>
            <w:sz w:val="24"/>
            <w:szCs w:val="24"/>
            <w:rPrChange w:id="1965" w:author="Mai Văn Chánh" w:date="2021-03-30T23:07:00Z">
              <w:rPr/>
            </w:rPrChange>
          </w:rPr>
          <w:t xml:space="preserve">Bảng </w:t>
        </w:r>
      </w:ins>
      <w:ins w:id="1966" w:author="Mai Văn Chánh" w:date="2021-03-30T23:06:00Z">
        <w:r w:rsidRPr="009626DD">
          <w:rPr>
            <w:sz w:val="24"/>
            <w:szCs w:val="24"/>
            <w:rPrChange w:id="1967" w:author="Mai Văn Chánh" w:date="2021-03-30T23:07:00Z">
              <w:rPr/>
            </w:rPrChange>
          </w:rPr>
          <w:fldChar w:fldCharType="begin"/>
        </w:r>
        <w:r w:rsidRPr="009626DD">
          <w:rPr>
            <w:sz w:val="24"/>
            <w:szCs w:val="24"/>
            <w:rPrChange w:id="1968" w:author="Mai Văn Chánh" w:date="2021-03-30T23:07:00Z">
              <w:rPr/>
            </w:rPrChange>
          </w:rPr>
          <w:instrText xml:space="preserve"> SEQ Bảng \* ARABIC </w:instrText>
        </w:r>
      </w:ins>
      <w:r w:rsidRPr="009626DD">
        <w:rPr>
          <w:sz w:val="24"/>
          <w:szCs w:val="24"/>
          <w:rPrChange w:id="1969" w:author="Mai Văn Chánh" w:date="2021-03-30T23:07:00Z">
            <w:rPr/>
          </w:rPrChange>
        </w:rPr>
        <w:fldChar w:fldCharType="separate"/>
      </w:r>
      <w:ins w:id="1970" w:author="Mai Văn Chánh" w:date="2021-03-30T23:07:00Z">
        <w:r w:rsidRPr="009626DD">
          <w:rPr>
            <w:noProof/>
            <w:sz w:val="24"/>
            <w:szCs w:val="24"/>
            <w:rPrChange w:id="1971" w:author="Mai Văn Chánh" w:date="2021-03-30T23:07:00Z">
              <w:rPr>
                <w:noProof/>
              </w:rPr>
            </w:rPrChange>
          </w:rPr>
          <w:t>2</w:t>
        </w:r>
      </w:ins>
      <w:ins w:id="1972" w:author="Mai Văn Chánh" w:date="2021-03-30T23:06:00Z">
        <w:r w:rsidRPr="009626DD">
          <w:rPr>
            <w:sz w:val="24"/>
            <w:szCs w:val="24"/>
            <w:rPrChange w:id="1973" w:author="Mai Văn Chánh" w:date="2021-03-30T23:07:00Z">
              <w:rPr/>
            </w:rPrChange>
          </w:rPr>
          <w:fldChar w:fldCharType="end"/>
        </w:r>
      </w:ins>
      <w:ins w:id="1974" w:author="Mai Văn Chánh" w:date="2021-03-30T23:04:00Z">
        <w:r w:rsidRPr="009626DD">
          <w:rPr>
            <w:sz w:val="24"/>
            <w:szCs w:val="24"/>
            <w:rPrChange w:id="1975" w:author="Mai Văn Chánh" w:date="2021-03-30T23:07:00Z">
              <w:rPr/>
            </w:rPrChange>
          </w:rPr>
          <w:t>:Demo màn hình Đăng ký</w:t>
        </w:r>
      </w:ins>
      <w:bookmarkEnd w:id="1962"/>
      <w:bookmarkEnd w:id="1963"/>
    </w:p>
    <w:p w14:paraId="119920D4" w14:textId="4F056E46" w:rsidR="00BE0B6C" w:rsidRPr="007F4720" w:rsidRDefault="00BE0B6C" w:rsidP="00BE0B6C">
      <w:pPr>
        <w:pStyle w:val="Heading3"/>
        <w:rPr>
          <w:rFonts w:ascii="Times New Roman" w:hAnsi="Times New Roman" w:cs="Times New Roman"/>
          <w:b/>
          <w:bCs/>
          <w:color w:val="auto"/>
          <w:sz w:val="28"/>
          <w:szCs w:val="28"/>
          <w:lang w:val="vi-VN"/>
          <w:rPrChange w:id="1976" w:author="Mai Văn Chánh" w:date="2021-03-30T22:21:00Z">
            <w:rPr>
              <w:rFonts w:ascii="Times New Roman" w:hAnsi="Times New Roman" w:cs="Times New Roman"/>
              <w:b/>
              <w:color w:val="auto"/>
              <w:sz w:val="26"/>
              <w:szCs w:val="26"/>
              <w:lang w:val="vi-VN"/>
            </w:rPr>
          </w:rPrChange>
        </w:rPr>
        <w:pPrChange w:id="1977" w:author="Mai Văn Chánh" w:date="2021-03-30T22:18:00Z">
          <w:pPr>
            <w:pStyle w:val="Heading3"/>
            <w:spacing w:line="276" w:lineRule="auto"/>
          </w:pPr>
        </w:pPrChange>
      </w:pPr>
      <w:bookmarkStart w:id="1978" w:name="_Toc68038662"/>
      <w:moveToRangeStart w:id="1979" w:author="Mai Văn Chánh" w:date="2021-03-30T22:17:00Z" w:name="move68035085"/>
      <w:moveTo w:id="1980" w:author="Mai Văn Chánh" w:date="2021-03-30T22:17:00Z">
        <w:r w:rsidRPr="007F4720">
          <w:rPr>
            <w:rFonts w:ascii="Times New Roman" w:hAnsi="Times New Roman" w:cs="Times New Roman"/>
            <w:b/>
            <w:bCs/>
            <w:color w:val="auto"/>
            <w:sz w:val="28"/>
            <w:szCs w:val="28"/>
            <w:lang w:val="vi-VN"/>
            <w:rPrChange w:id="1981" w:author="Mai Văn Chánh" w:date="2021-03-30T22:21:00Z">
              <w:rPr>
                <w:lang w:val="vi-VN"/>
              </w:rPr>
            </w:rPrChange>
          </w:rPr>
          <w:t>3.2.</w:t>
        </w:r>
      </w:moveTo>
      <w:ins w:id="1982" w:author="Mai Văn Chánh" w:date="2021-03-30T22:22:00Z">
        <w:r w:rsidR="007F4720">
          <w:rPr>
            <w:rFonts w:ascii="Times New Roman" w:hAnsi="Times New Roman" w:cs="Times New Roman"/>
            <w:b/>
            <w:bCs/>
            <w:color w:val="auto"/>
            <w:sz w:val="28"/>
            <w:szCs w:val="28"/>
          </w:rPr>
          <w:t>3</w:t>
        </w:r>
      </w:ins>
      <w:moveTo w:id="1983" w:author="Mai Văn Chánh" w:date="2021-03-30T22:17:00Z">
        <w:del w:id="1984" w:author="Mai Văn Chánh" w:date="2021-03-30T22:22:00Z">
          <w:r w:rsidRPr="007F4720" w:rsidDel="007F4720">
            <w:rPr>
              <w:rFonts w:ascii="Times New Roman" w:hAnsi="Times New Roman" w:cs="Times New Roman"/>
              <w:b/>
              <w:bCs/>
              <w:color w:val="auto"/>
              <w:sz w:val="28"/>
              <w:szCs w:val="28"/>
              <w:lang w:val="vi-VN"/>
              <w:rPrChange w:id="1985" w:author="Mai Văn Chánh" w:date="2021-03-30T22:21:00Z">
                <w:rPr>
                  <w:lang w:val="vi-VN"/>
                </w:rPr>
              </w:rPrChange>
            </w:rPr>
            <w:delText>2</w:delText>
          </w:r>
        </w:del>
        <w:r w:rsidRPr="007F4720">
          <w:rPr>
            <w:rFonts w:ascii="Times New Roman" w:hAnsi="Times New Roman" w:cs="Times New Roman"/>
            <w:b/>
            <w:bCs/>
            <w:color w:val="auto"/>
            <w:sz w:val="28"/>
            <w:szCs w:val="28"/>
            <w:lang w:val="vi-VN"/>
            <w:rPrChange w:id="1986" w:author="Mai Văn Chánh" w:date="2021-03-30T22:21:00Z">
              <w:rPr>
                <w:lang w:val="vi-VN"/>
              </w:rPr>
            </w:rPrChange>
          </w:rPr>
          <w:t xml:space="preserve">. Màn hình </w:t>
        </w:r>
        <w:r w:rsidRPr="007F4720">
          <w:rPr>
            <w:rFonts w:ascii="Times New Roman" w:hAnsi="Times New Roman" w:cs="Times New Roman"/>
            <w:b/>
            <w:bCs/>
            <w:color w:val="auto"/>
            <w:sz w:val="28"/>
            <w:szCs w:val="28"/>
            <w:lang w:val="vi-VN"/>
            <w:rPrChange w:id="1987" w:author="Mai Văn Chánh" w:date="2021-03-30T22:23:00Z">
              <w:rPr>
                <w:lang w:val="vi-VN"/>
              </w:rPr>
            </w:rPrChange>
          </w:rPr>
          <w:t xml:space="preserve">Thêm - Sửa </w:t>
        </w:r>
      </w:moveTo>
      <w:ins w:id="1988" w:author="Mai Văn Chánh" w:date="2021-03-30T22:23:00Z">
        <w:r w:rsidR="007F4720" w:rsidRPr="007F4720">
          <w:rPr>
            <w:rFonts w:ascii="Times New Roman" w:eastAsia="Times New Roman" w:hAnsi="Times New Roman" w:cs="Times New Roman"/>
            <w:b/>
            <w:bCs/>
            <w:color w:val="auto"/>
            <w:sz w:val="26"/>
            <w:szCs w:val="26"/>
            <w:shd w:val="clear" w:color="auto" w:fill="FFFFFF"/>
            <w:rPrChange w:id="1989" w:author="Mai Văn Chánh" w:date="2021-03-30T22:23:00Z">
              <w:rPr>
                <w:rFonts w:ascii="Times New Roman" w:eastAsia="Times New Roman" w:hAnsi="Times New Roman" w:cs="Times New Roman"/>
                <w:sz w:val="26"/>
                <w:szCs w:val="26"/>
                <w:shd w:val="clear" w:color="auto" w:fill="FFFFFF"/>
              </w:rPr>
            </w:rPrChange>
          </w:rPr>
          <w:t>chi tiêu</w:t>
        </w:r>
        <w:bookmarkEnd w:id="1978"/>
        <w:r w:rsidR="007F4720" w:rsidRPr="007F4720" w:rsidDel="007F4720">
          <w:rPr>
            <w:rFonts w:ascii="Times New Roman" w:hAnsi="Times New Roman" w:cs="Times New Roman"/>
            <w:b/>
            <w:bCs/>
            <w:color w:val="auto"/>
            <w:sz w:val="28"/>
            <w:szCs w:val="28"/>
            <w:lang w:val="vi-VN"/>
            <w:rPrChange w:id="1990" w:author="Mai Văn Chánh" w:date="2021-03-30T22:23:00Z">
              <w:rPr>
                <w:rFonts w:ascii="Times New Roman" w:hAnsi="Times New Roman" w:cs="Times New Roman"/>
                <w:b/>
                <w:bCs/>
                <w:color w:val="auto"/>
                <w:sz w:val="28"/>
                <w:szCs w:val="28"/>
                <w:lang w:val="vi-VN"/>
              </w:rPr>
            </w:rPrChange>
          </w:rPr>
          <w:t xml:space="preserve"> </w:t>
        </w:r>
      </w:ins>
      <w:moveTo w:id="1991" w:author="Mai Văn Chánh" w:date="2021-03-30T22:17:00Z">
        <w:del w:id="1992" w:author="Mai Văn Chánh" w:date="2021-03-30T22:23:00Z">
          <w:r w:rsidRPr="007F4720" w:rsidDel="007F4720">
            <w:rPr>
              <w:rFonts w:ascii="Times New Roman" w:hAnsi="Times New Roman" w:cs="Times New Roman"/>
              <w:b/>
              <w:bCs/>
              <w:color w:val="auto"/>
              <w:sz w:val="28"/>
              <w:szCs w:val="28"/>
              <w:lang w:val="vi-VN"/>
              <w:rPrChange w:id="1993" w:author="Mai Văn Chánh" w:date="2021-03-30T22:21:00Z">
                <w:rPr>
                  <w:lang w:val="vi-VN"/>
                </w:rPr>
              </w:rPrChange>
            </w:rPr>
            <w:delText>công việc</w:delText>
          </w:r>
        </w:del>
      </w:moveTo>
      <w:moveToRangeEnd w:id="1979"/>
    </w:p>
    <w:tbl>
      <w:tblPr>
        <w:tblStyle w:val="TableGrid"/>
        <w:tblW w:w="0" w:type="auto"/>
        <w:tblInd w:w="85" w:type="dxa"/>
        <w:tblLook w:val="04A0" w:firstRow="1" w:lastRow="0" w:firstColumn="1" w:lastColumn="0" w:noHBand="0" w:noVBand="1"/>
        <w:tblPrChange w:id="1994" w:author="Mai Văn Chánh" w:date="2021-03-30T22:13:00Z">
          <w:tblPr>
            <w:tblStyle w:val="TableGrid"/>
            <w:tblW w:w="0" w:type="auto"/>
            <w:tblLook w:val="04A0" w:firstRow="1" w:lastRow="0" w:firstColumn="1" w:lastColumn="0" w:noHBand="0" w:noVBand="1"/>
          </w:tblPr>
        </w:tblPrChange>
      </w:tblPr>
      <w:tblGrid>
        <w:gridCol w:w="1611"/>
        <w:gridCol w:w="2694"/>
        <w:gridCol w:w="4671"/>
        <w:tblGridChange w:id="1995">
          <w:tblGrid>
            <w:gridCol w:w="85"/>
            <w:gridCol w:w="1611"/>
            <w:gridCol w:w="2694"/>
            <w:gridCol w:w="4671"/>
          </w:tblGrid>
        </w:tblGridChange>
      </w:tblGrid>
      <w:tr w:rsidR="00147F37" w:rsidRPr="00A622DF" w14:paraId="54B25257" w14:textId="77777777" w:rsidTr="00BE0B6C">
        <w:tc>
          <w:tcPr>
            <w:tcW w:w="1611" w:type="dxa"/>
            <w:vAlign w:val="center"/>
            <w:tcPrChange w:id="1996" w:author="Mai Văn Chánh" w:date="2021-03-30T22:13:00Z">
              <w:tcPr>
                <w:tcW w:w="1696" w:type="dxa"/>
                <w:gridSpan w:val="2"/>
                <w:vAlign w:val="center"/>
              </w:tcPr>
            </w:tcPrChange>
          </w:tcPr>
          <w:p w14:paraId="2E1E2A37"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Input</w:t>
            </w:r>
          </w:p>
        </w:tc>
        <w:tc>
          <w:tcPr>
            <w:tcW w:w="2694" w:type="dxa"/>
            <w:vAlign w:val="center"/>
            <w:tcPrChange w:id="1997" w:author="Mai Văn Chánh" w:date="2021-03-30T22:13:00Z">
              <w:tcPr>
                <w:tcW w:w="2694" w:type="dxa"/>
                <w:vAlign w:val="center"/>
              </w:tcPr>
            </w:tcPrChange>
          </w:tcPr>
          <w:p w14:paraId="56464849"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Trường hợp</w:t>
            </w:r>
          </w:p>
        </w:tc>
        <w:tc>
          <w:tcPr>
            <w:tcW w:w="4671" w:type="dxa"/>
            <w:vAlign w:val="center"/>
            <w:tcPrChange w:id="1998" w:author="Mai Văn Chánh" w:date="2021-03-30T22:13:00Z">
              <w:tcPr>
                <w:tcW w:w="4671" w:type="dxa"/>
                <w:vAlign w:val="center"/>
              </w:tcPr>
            </w:tcPrChange>
          </w:tcPr>
          <w:p w14:paraId="614FFD39"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Output</w:t>
            </w:r>
          </w:p>
        </w:tc>
      </w:tr>
      <w:tr w:rsidR="00147F37" w:rsidRPr="00474158" w14:paraId="42CEC99C" w14:textId="77777777" w:rsidTr="00BE0B6C">
        <w:tc>
          <w:tcPr>
            <w:tcW w:w="1611" w:type="dxa"/>
            <w:vAlign w:val="center"/>
            <w:tcPrChange w:id="1999" w:author="Mai Văn Chánh" w:date="2021-03-30T22:13:00Z">
              <w:tcPr>
                <w:tcW w:w="1696" w:type="dxa"/>
                <w:gridSpan w:val="2"/>
                <w:vAlign w:val="center"/>
              </w:tcPr>
            </w:tcPrChange>
          </w:tcPr>
          <w:p w14:paraId="580DBD41" w14:textId="77777777" w:rsidR="00147F37"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Tên công việc</w:t>
            </w:r>
          </w:p>
        </w:tc>
        <w:tc>
          <w:tcPr>
            <w:tcW w:w="2694" w:type="dxa"/>
            <w:vAlign w:val="center"/>
            <w:tcPrChange w:id="2000" w:author="Mai Văn Chánh" w:date="2021-03-30T22:13:00Z">
              <w:tcPr>
                <w:tcW w:w="2694" w:type="dxa"/>
                <w:vAlign w:val="center"/>
              </w:tcPr>
            </w:tcPrChange>
          </w:tcPr>
          <w:p w14:paraId="222244CD" w14:textId="77777777" w:rsidR="00147F37"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có giá trị</w:t>
            </w:r>
          </w:p>
        </w:tc>
        <w:tc>
          <w:tcPr>
            <w:tcW w:w="4671" w:type="dxa"/>
            <w:vAlign w:val="center"/>
            <w:tcPrChange w:id="2001" w:author="Mai Văn Chánh" w:date="2021-03-30T22:13:00Z">
              <w:tcPr>
                <w:tcW w:w="4671" w:type="dxa"/>
                <w:vAlign w:val="center"/>
              </w:tcPr>
            </w:tcPrChange>
          </w:tcPr>
          <w:p w14:paraId="17B62C50" w14:textId="77777777" w:rsidR="00147F37"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nhập tên công việc</w:t>
            </w:r>
          </w:p>
        </w:tc>
      </w:tr>
      <w:tr w:rsidR="007B7A82" w:rsidRPr="00474158" w14:paraId="24811C89" w14:textId="77777777" w:rsidTr="00BE0B6C">
        <w:tc>
          <w:tcPr>
            <w:tcW w:w="1611" w:type="dxa"/>
            <w:vMerge w:val="restart"/>
            <w:vAlign w:val="center"/>
            <w:tcPrChange w:id="2002" w:author="Mai Văn Chánh" w:date="2021-03-30T22:13:00Z">
              <w:tcPr>
                <w:tcW w:w="1696" w:type="dxa"/>
                <w:gridSpan w:val="2"/>
                <w:vMerge w:val="restart"/>
                <w:vAlign w:val="center"/>
              </w:tcPr>
            </w:tcPrChange>
          </w:tcPr>
          <w:p w14:paraId="121949A1"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Ngày bắt đầu</w:t>
            </w:r>
          </w:p>
        </w:tc>
        <w:tc>
          <w:tcPr>
            <w:tcW w:w="2694" w:type="dxa"/>
            <w:vAlign w:val="center"/>
            <w:tcPrChange w:id="2003" w:author="Mai Văn Chánh" w:date="2021-03-30T22:13:00Z">
              <w:tcPr>
                <w:tcW w:w="2694" w:type="dxa"/>
                <w:vAlign w:val="center"/>
              </w:tcPr>
            </w:tcPrChange>
          </w:tcPr>
          <w:p w14:paraId="6F2A64CD"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 có giá trị</w:t>
            </w:r>
          </w:p>
        </w:tc>
        <w:tc>
          <w:tcPr>
            <w:tcW w:w="4671" w:type="dxa"/>
            <w:vAlign w:val="center"/>
            <w:tcPrChange w:id="2004" w:author="Mai Văn Chánh" w:date="2021-03-30T22:13:00Z">
              <w:tcPr>
                <w:tcW w:w="4671" w:type="dxa"/>
                <w:vAlign w:val="center"/>
              </w:tcPr>
            </w:tcPrChange>
          </w:tcPr>
          <w:p w14:paraId="4869F8F8"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nhập ngày bắt đầu</w:t>
            </w:r>
          </w:p>
        </w:tc>
      </w:tr>
      <w:tr w:rsidR="007B7A82" w:rsidRPr="00474158" w14:paraId="726000C5" w14:textId="77777777" w:rsidTr="00BE0B6C">
        <w:tc>
          <w:tcPr>
            <w:tcW w:w="1611" w:type="dxa"/>
            <w:vMerge/>
            <w:tcBorders>
              <w:bottom w:val="single" w:sz="4" w:space="0" w:color="auto"/>
            </w:tcBorders>
            <w:vAlign w:val="center"/>
            <w:tcPrChange w:id="2005" w:author="Mai Văn Chánh" w:date="2021-03-30T22:15:00Z">
              <w:tcPr>
                <w:tcW w:w="1696" w:type="dxa"/>
                <w:gridSpan w:val="2"/>
                <w:vMerge/>
                <w:vAlign w:val="center"/>
              </w:tcPr>
            </w:tcPrChange>
          </w:tcPr>
          <w:p w14:paraId="08307077"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p>
        </w:tc>
        <w:tc>
          <w:tcPr>
            <w:tcW w:w="2694" w:type="dxa"/>
            <w:vAlign w:val="center"/>
            <w:tcPrChange w:id="2006" w:author="Mai Văn Chánh" w:date="2021-03-30T22:15:00Z">
              <w:tcPr>
                <w:tcW w:w="2694" w:type="dxa"/>
                <w:vAlign w:val="center"/>
              </w:tcPr>
            </w:tcPrChange>
          </w:tcPr>
          <w:p w14:paraId="45573DA7"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Có giá trị trước ngày hiện tại</w:t>
            </w:r>
          </w:p>
        </w:tc>
        <w:tc>
          <w:tcPr>
            <w:tcW w:w="4671" w:type="dxa"/>
            <w:vAlign w:val="center"/>
            <w:tcPrChange w:id="2007" w:author="Mai Văn Chánh" w:date="2021-03-30T22:15:00Z">
              <w:tcPr>
                <w:tcW w:w="4671" w:type="dxa"/>
                <w:vAlign w:val="center"/>
              </w:tcPr>
            </w:tcPrChange>
          </w:tcPr>
          <w:p w14:paraId="3EE500E4" w14:textId="77777777" w:rsidR="007B7A82" w:rsidRPr="00A622DF" w:rsidRDefault="007B7A82"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Thông báo ngày bắt đầu không hợp lệ</w:t>
            </w:r>
          </w:p>
        </w:tc>
      </w:tr>
      <w:tr w:rsidR="00BE0B6C" w:rsidRPr="00474158" w14:paraId="5A70946E" w14:textId="77777777" w:rsidTr="00BE0B6C">
        <w:tblPrEx>
          <w:tblPrExChange w:id="2008" w:author="Mai Văn Chánh" w:date="2021-03-30T22:15:00Z">
            <w:tblPrEx>
              <w:tblInd w:w="85" w:type="dxa"/>
            </w:tblPrEx>
          </w:tblPrExChange>
        </w:tblPrEx>
        <w:trPr>
          <w:ins w:id="2009" w:author="Mai Văn Chánh" w:date="2021-03-30T22:15:00Z"/>
          <w:trPrChange w:id="2010" w:author="Mai Văn Chánh" w:date="2021-03-30T22:15:00Z">
            <w:trPr>
              <w:gridBefore w:val="1"/>
            </w:trPr>
          </w:trPrChange>
        </w:trPr>
        <w:tc>
          <w:tcPr>
            <w:tcW w:w="1611" w:type="dxa"/>
            <w:tcBorders>
              <w:bottom w:val="nil"/>
            </w:tcBorders>
            <w:vAlign w:val="center"/>
            <w:tcPrChange w:id="2011" w:author="Mai Văn Chánh" w:date="2021-03-30T22:15:00Z">
              <w:tcPr>
                <w:tcW w:w="1611" w:type="dxa"/>
                <w:vAlign w:val="center"/>
              </w:tcPr>
            </w:tcPrChange>
          </w:tcPr>
          <w:p w14:paraId="1B37EF6C" w14:textId="72B426B0" w:rsidR="00BE0B6C" w:rsidRDefault="00BE0B6C" w:rsidP="00BE0B6C">
            <w:pPr>
              <w:spacing w:line="276" w:lineRule="auto"/>
              <w:rPr>
                <w:ins w:id="2012" w:author="Mai Văn Chánh" w:date="2021-03-30T22:15:00Z"/>
                <w:rFonts w:ascii="Times New Roman" w:eastAsia="Times New Roman" w:hAnsi="Times New Roman" w:cs="Times New Roman"/>
                <w:sz w:val="26"/>
                <w:szCs w:val="26"/>
                <w:shd w:val="clear" w:color="auto" w:fill="FFFFFF"/>
              </w:rPr>
            </w:pPr>
            <w:ins w:id="2013" w:author="Mai Văn Chánh" w:date="2021-03-30T22:16:00Z">
              <w:r>
                <w:rPr>
                  <w:rFonts w:ascii="Times New Roman" w:eastAsia="Times New Roman" w:hAnsi="Times New Roman" w:cs="Times New Roman"/>
                  <w:sz w:val="26"/>
                  <w:szCs w:val="26"/>
                  <w:shd w:val="clear" w:color="auto" w:fill="FFFFFF"/>
                </w:rPr>
                <w:t>Nhóm</w:t>
              </w:r>
            </w:ins>
          </w:p>
        </w:tc>
        <w:tc>
          <w:tcPr>
            <w:tcW w:w="2694" w:type="dxa"/>
            <w:vAlign w:val="center"/>
            <w:tcPrChange w:id="2014" w:author="Mai Văn Chánh" w:date="2021-03-30T22:15:00Z">
              <w:tcPr>
                <w:tcW w:w="2694" w:type="dxa"/>
                <w:vAlign w:val="center"/>
              </w:tcPr>
            </w:tcPrChange>
          </w:tcPr>
          <w:p w14:paraId="4BE8BA0E" w14:textId="4534EA09" w:rsidR="00BE0B6C" w:rsidRDefault="00BE0B6C" w:rsidP="00BE0B6C">
            <w:pPr>
              <w:spacing w:line="276" w:lineRule="auto"/>
              <w:rPr>
                <w:ins w:id="2015" w:author="Mai Văn Chánh" w:date="2021-03-30T22:15:00Z"/>
                <w:rFonts w:ascii="Times New Roman" w:eastAsia="Times New Roman" w:hAnsi="Times New Roman" w:cs="Times New Roman"/>
                <w:sz w:val="26"/>
                <w:szCs w:val="26"/>
                <w:shd w:val="clear" w:color="auto" w:fill="FFFFFF"/>
              </w:rPr>
            </w:pPr>
            <w:ins w:id="2016" w:author="Mai Văn Chánh" w:date="2021-03-30T22:15:00Z">
              <w:r w:rsidRPr="00A622DF">
                <w:rPr>
                  <w:rFonts w:ascii="Times New Roman" w:eastAsia="Times New Roman" w:hAnsi="Times New Roman" w:cs="Times New Roman"/>
                  <w:sz w:val="26"/>
                  <w:szCs w:val="26"/>
                  <w:shd w:val="clear" w:color="auto" w:fill="FFFFFF"/>
                  <w:lang w:val="vi-VN"/>
                </w:rPr>
                <w:t>Không có giá trị</w:t>
              </w:r>
            </w:ins>
          </w:p>
        </w:tc>
        <w:tc>
          <w:tcPr>
            <w:tcW w:w="4671" w:type="dxa"/>
            <w:vAlign w:val="center"/>
            <w:tcPrChange w:id="2017" w:author="Mai Văn Chánh" w:date="2021-03-30T22:15:00Z">
              <w:tcPr>
                <w:tcW w:w="4671" w:type="dxa"/>
                <w:vAlign w:val="center"/>
              </w:tcPr>
            </w:tcPrChange>
          </w:tcPr>
          <w:p w14:paraId="3A36914A" w14:textId="7270E6DA" w:rsidR="00BE0B6C" w:rsidRPr="00BE0B6C" w:rsidRDefault="00BE0B6C" w:rsidP="00BE0B6C">
            <w:pPr>
              <w:spacing w:line="276" w:lineRule="auto"/>
              <w:rPr>
                <w:ins w:id="2018" w:author="Mai Văn Chánh" w:date="2021-03-30T22:15:00Z"/>
                <w:rFonts w:ascii="Times New Roman" w:eastAsia="Times New Roman" w:hAnsi="Times New Roman" w:cs="Times New Roman"/>
                <w:sz w:val="26"/>
                <w:szCs w:val="26"/>
                <w:shd w:val="clear" w:color="auto" w:fill="FFFFFF"/>
                <w:rPrChange w:id="2019" w:author="Mai Văn Chánh" w:date="2021-03-30T22:16:00Z">
                  <w:rPr>
                    <w:ins w:id="2020" w:author="Mai Văn Chánh" w:date="2021-03-30T22:15:00Z"/>
                    <w:rFonts w:ascii="Times New Roman" w:eastAsia="Times New Roman" w:hAnsi="Times New Roman" w:cs="Times New Roman"/>
                    <w:sz w:val="26"/>
                    <w:szCs w:val="26"/>
                    <w:shd w:val="clear" w:color="auto" w:fill="FFFFFF"/>
                    <w:lang w:val="vi-VN"/>
                  </w:rPr>
                </w:rPrChange>
              </w:rPr>
            </w:pPr>
            <w:ins w:id="2021" w:author="Mai Văn Chánh" w:date="2021-03-30T22:16:00Z">
              <w:r w:rsidRPr="00A622DF">
                <w:rPr>
                  <w:rFonts w:ascii="Times New Roman" w:eastAsia="Times New Roman" w:hAnsi="Times New Roman" w:cs="Times New Roman"/>
                  <w:sz w:val="26"/>
                  <w:szCs w:val="26"/>
                  <w:shd w:val="clear" w:color="auto" w:fill="FFFFFF"/>
                  <w:lang w:val="vi-VN"/>
                </w:rPr>
                <w:t>Thông báo nhập</w:t>
              </w:r>
              <w:r>
                <w:rPr>
                  <w:rFonts w:ascii="Times New Roman" w:eastAsia="Times New Roman" w:hAnsi="Times New Roman" w:cs="Times New Roman"/>
                  <w:sz w:val="26"/>
                  <w:szCs w:val="26"/>
                  <w:shd w:val="clear" w:color="auto" w:fill="FFFFFF"/>
                </w:rPr>
                <w:t xml:space="preserve"> nhóm</w:t>
              </w:r>
            </w:ins>
          </w:p>
        </w:tc>
      </w:tr>
      <w:tr w:rsidR="00BE0B6C" w:rsidRPr="00474158" w14:paraId="67911AB2" w14:textId="77777777" w:rsidTr="00BE0B6C">
        <w:tc>
          <w:tcPr>
            <w:tcW w:w="1611" w:type="dxa"/>
            <w:vAlign w:val="center"/>
            <w:tcPrChange w:id="2022" w:author="Mai Văn Chánh" w:date="2021-03-30T22:13:00Z">
              <w:tcPr>
                <w:tcW w:w="1696" w:type="dxa"/>
                <w:gridSpan w:val="2"/>
                <w:vAlign w:val="center"/>
              </w:tcPr>
            </w:tcPrChange>
          </w:tcPr>
          <w:p w14:paraId="0674FCCB" w14:textId="77777777" w:rsidR="00BE0B6C" w:rsidRPr="00A622DF" w:rsidRDefault="00BE0B6C" w:rsidP="00BE0B6C">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Tên công việc</w:t>
            </w:r>
          </w:p>
          <w:p w14:paraId="5112B004" w14:textId="77777777" w:rsidR="00BE0B6C" w:rsidRPr="00A622DF" w:rsidRDefault="00BE0B6C" w:rsidP="00BE0B6C">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Ngày bắt đầu</w:t>
            </w:r>
          </w:p>
          <w:p w14:paraId="54F7731A" w14:textId="61287A79" w:rsidR="00BE0B6C" w:rsidRPr="00A622DF" w:rsidDel="00BE0B6C" w:rsidRDefault="00485B6B" w:rsidP="00BE0B6C">
            <w:pPr>
              <w:spacing w:line="276" w:lineRule="auto"/>
              <w:rPr>
                <w:del w:id="2023" w:author="Mai Văn Chánh" w:date="2021-03-30T22:13:00Z"/>
                <w:rFonts w:ascii="Times New Roman" w:eastAsia="Times New Roman" w:hAnsi="Times New Roman" w:cs="Times New Roman"/>
                <w:sz w:val="26"/>
                <w:szCs w:val="26"/>
                <w:shd w:val="clear" w:color="auto" w:fill="FFFFFF"/>
                <w:lang w:val="vi-VN"/>
              </w:rPr>
            </w:pPr>
            <w:ins w:id="2024" w:author="Mai Văn Chánh" w:date="2021-03-30T22:53:00Z">
              <w:r>
                <w:rPr>
                  <w:rFonts w:ascii="Times New Roman" w:eastAsia="Times New Roman" w:hAnsi="Times New Roman" w:cs="Times New Roman"/>
                  <w:sz w:val="26"/>
                  <w:szCs w:val="26"/>
                  <w:shd w:val="clear" w:color="auto" w:fill="FFFFFF"/>
                </w:rPr>
                <w:t>Nhóm</w:t>
              </w:r>
            </w:ins>
            <w:del w:id="2025" w:author="Mai Văn Chánh" w:date="2021-03-30T22:13:00Z">
              <w:r w:rsidR="00BE0B6C" w:rsidRPr="00A622DF" w:rsidDel="00BE0B6C">
                <w:rPr>
                  <w:rFonts w:ascii="Times New Roman" w:eastAsia="Times New Roman" w:hAnsi="Times New Roman" w:cs="Times New Roman"/>
                  <w:sz w:val="26"/>
                  <w:szCs w:val="26"/>
                  <w:shd w:val="clear" w:color="auto" w:fill="FFFFFF"/>
                  <w:lang w:val="vi-VN"/>
                </w:rPr>
                <w:delText>Ngày kết thúc</w:delText>
              </w:r>
            </w:del>
          </w:p>
          <w:p w14:paraId="205E28B1" w14:textId="5AFFF53C" w:rsidR="00BE0B6C" w:rsidRPr="00A622DF" w:rsidRDefault="00BE0B6C" w:rsidP="00BE0B6C">
            <w:pPr>
              <w:spacing w:line="276" w:lineRule="auto"/>
              <w:rPr>
                <w:rFonts w:ascii="Times New Roman" w:eastAsia="Times New Roman" w:hAnsi="Times New Roman" w:cs="Times New Roman"/>
                <w:sz w:val="26"/>
                <w:szCs w:val="26"/>
                <w:shd w:val="clear" w:color="auto" w:fill="FFFFFF"/>
                <w:lang w:val="vi-VN"/>
              </w:rPr>
              <w:pPrChange w:id="2026" w:author="Mai Văn Chánh" w:date="2021-03-30T22:13:00Z">
                <w:pPr>
                  <w:spacing w:line="276" w:lineRule="auto"/>
                </w:pPr>
              </w:pPrChange>
            </w:pPr>
          </w:p>
        </w:tc>
        <w:tc>
          <w:tcPr>
            <w:tcW w:w="2694" w:type="dxa"/>
            <w:vAlign w:val="center"/>
            <w:tcPrChange w:id="2027" w:author="Mai Văn Chánh" w:date="2021-03-30T22:13:00Z">
              <w:tcPr>
                <w:tcW w:w="2694" w:type="dxa"/>
                <w:vAlign w:val="center"/>
              </w:tcPr>
            </w:tcPrChange>
          </w:tcPr>
          <w:p w14:paraId="574BDED9" w14:textId="77777777" w:rsidR="00BE0B6C" w:rsidRPr="00A622DF" w:rsidRDefault="00BE0B6C" w:rsidP="00BE0B6C">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Hợp lệ</w:t>
            </w:r>
          </w:p>
        </w:tc>
        <w:tc>
          <w:tcPr>
            <w:tcW w:w="4671" w:type="dxa"/>
            <w:vAlign w:val="center"/>
            <w:tcPrChange w:id="2028" w:author="Mai Văn Chánh" w:date="2021-03-30T22:13:00Z">
              <w:tcPr>
                <w:tcW w:w="4671" w:type="dxa"/>
                <w:vAlign w:val="center"/>
              </w:tcPr>
            </w:tcPrChange>
          </w:tcPr>
          <w:p w14:paraId="14B10ECA" w14:textId="77777777" w:rsidR="00BE0B6C" w:rsidRPr="00A622DF" w:rsidRDefault="00BE0B6C" w:rsidP="009626DD">
            <w:pPr>
              <w:keepNext/>
              <w:spacing w:line="276" w:lineRule="auto"/>
              <w:rPr>
                <w:rFonts w:ascii="Times New Roman" w:eastAsia="Times New Roman" w:hAnsi="Times New Roman" w:cs="Times New Roman"/>
                <w:sz w:val="26"/>
                <w:szCs w:val="26"/>
                <w:shd w:val="clear" w:color="auto" w:fill="FFFFFF"/>
                <w:lang w:val="vi-VN"/>
              </w:rPr>
              <w:pPrChange w:id="2029" w:author="Mai Văn Chánh" w:date="2021-03-30T23:00:00Z">
                <w:pPr>
                  <w:spacing w:line="276" w:lineRule="auto"/>
                </w:pPr>
              </w:pPrChange>
            </w:pPr>
            <w:r w:rsidRPr="00A622DF">
              <w:rPr>
                <w:rFonts w:ascii="Times New Roman" w:eastAsia="Times New Roman" w:hAnsi="Times New Roman" w:cs="Times New Roman"/>
                <w:sz w:val="26"/>
                <w:szCs w:val="26"/>
                <w:shd w:val="clear" w:color="auto" w:fill="FFFFFF"/>
                <w:lang w:val="vi-VN"/>
              </w:rPr>
              <w:t>Thông báo lưu thành công</w:t>
            </w:r>
          </w:p>
        </w:tc>
      </w:tr>
    </w:tbl>
    <w:p w14:paraId="44BA0B29" w14:textId="6F979CFD" w:rsidR="002845A3" w:rsidRPr="009626DD" w:rsidDel="009626DD" w:rsidRDefault="002845A3" w:rsidP="009626DD">
      <w:pPr>
        <w:jc w:val="center"/>
        <w:rPr>
          <w:del w:id="2030" w:author="Mai Văn Chánh" w:date="2021-03-30T22:58:00Z"/>
          <w:rFonts w:ascii="Times New Roman" w:hAnsi="Times New Roman" w:cs="Times New Roman"/>
          <w:sz w:val="24"/>
          <w:szCs w:val="24"/>
          <w:rPrChange w:id="2031" w:author="Mai Văn Chánh" w:date="2021-03-30T23:07:00Z">
            <w:rPr>
              <w:del w:id="2032" w:author="Mai Văn Chánh" w:date="2021-03-30T22:58:00Z"/>
            </w:rPr>
          </w:rPrChange>
        </w:rPr>
        <w:pPrChange w:id="2033" w:author="Mai Văn Chánh" w:date="2021-03-30T23:07:00Z">
          <w:pPr>
            <w:jc w:val="center"/>
          </w:pPr>
        </w:pPrChange>
      </w:pPr>
    </w:p>
    <w:p w14:paraId="0005AF4B" w14:textId="5B46913C" w:rsidR="009626DD" w:rsidRPr="009626DD" w:rsidRDefault="009626DD" w:rsidP="009626DD">
      <w:pPr>
        <w:pStyle w:val="Caption"/>
        <w:jc w:val="center"/>
        <w:rPr>
          <w:ins w:id="2034" w:author="Mai Văn Chánh" w:date="2021-03-30T23:01:00Z"/>
          <w:rFonts w:ascii="Times New Roman" w:hAnsi="Times New Roman" w:cs="Times New Roman"/>
          <w:color w:val="auto"/>
          <w:sz w:val="24"/>
          <w:szCs w:val="24"/>
          <w:rPrChange w:id="2035" w:author="Mai Văn Chánh" w:date="2021-03-30T23:07:00Z">
            <w:rPr>
              <w:ins w:id="2036" w:author="Mai Văn Chánh" w:date="2021-03-30T23:01:00Z"/>
            </w:rPr>
          </w:rPrChange>
        </w:rPr>
        <w:pPrChange w:id="2037" w:author="Mai Văn Chánh" w:date="2021-03-30T23:07:00Z">
          <w:pPr>
            <w:pStyle w:val="Heading3"/>
            <w:spacing w:line="276" w:lineRule="auto"/>
          </w:pPr>
        </w:pPrChange>
      </w:pPr>
      <w:bookmarkStart w:id="2038" w:name="_Toc68037931"/>
      <w:bookmarkStart w:id="2039" w:name="_Toc68038087"/>
      <w:ins w:id="2040" w:author="Mai Văn Chánh" w:date="2021-03-30T23:04:00Z">
        <w:r w:rsidRPr="009626DD">
          <w:rPr>
            <w:sz w:val="24"/>
            <w:szCs w:val="24"/>
            <w:rPrChange w:id="2041" w:author="Mai Văn Chánh" w:date="2021-03-30T23:07:00Z">
              <w:rPr/>
            </w:rPrChange>
          </w:rPr>
          <w:t xml:space="preserve">Bảng </w:t>
        </w:r>
      </w:ins>
      <w:ins w:id="2042" w:author="Mai Văn Chánh" w:date="2021-03-30T23:06:00Z">
        <w:r w:rsidRPr="009626DD">
          <w:rPr>
            <w:sz w:val="24"/>
            <w:szCs w:val="24"/>
            <w:rPrChange w:id="2043" w:author="Mai Văn Chánh" w:date="2021-03-30T23:07:00Z">
              <w:rPr/>
            </w:rPrChange>
          </w:rPr>
          <w:fldChar w:fldCharType="begin"/>
        </w:r>
        <w:r w:rsidRPr="009626DD">
          <w:rPr>
            <w:sz w:val="24"/>
            <w:szCs w:val="24"/>
            <w:rPrChange w:id="2044" w:author="Mai Văn Chánh" w:date="2021-03-30T23:07:00Z">
              <w:rPr/>
            </w:rPrChange>
          </w:rPr>
          <w:instrText xml:space="preserve"> SEQ Bảng \* ARABIC </w:instrText>
        </w:r>
      </w:ins>
      <w:r w:rsidRPr="009626DD">
        <w:rPr>
          <w:sz w:val="24"/>
          <w:szCs w:val="24"/>
          <w:rPrChange w:id="2045" w:author="Mai Văn Chánh" w:date="2021-03-30T23:07:00Z">
            <w:rPr/>
          </w:rPrChange>
        </w:rPr>
        <w:fldChar w:fldCharType="separate"/>
      </w:r>
      <w:ins w:id="2046" w:author="Mai Văn Chánh" w:date="2021-03-30T23:07:00Z">
        <w:r w:rsidRPr="009626DD">
          <w:rPr>
            <w:noProof/>
            <w:sz w:val="24"/>
            <w:szCs w:val="24"/>
            <w:rPrChange w:id="2047" w:author="Mai Văn Chánh" w:date="2021-03-30T23:07:00Z">
              <w:rPr>
                <w:noProof/>
              </w:rPr>
            </w:rPrChange>
          </w:rPr>
          <w:t>3</w:t>
        </w:r>
      </w:ins>
      <w:ins w:id="2048" w:author="Mai Văn Chánh" w:date="2021-03-30T23:06:00Z">
        <w:r w:rsidRPr="009626DD">
          <w:rPr>
            <w:sz w:val="24"/>
            <w:szCs w:val="24"/>
            <w:rPrChange w:id="2049" w:author="Mai Văn Chánh" w:date="2021-03-30T23:07:00Z">
              <w:rPr/>
            </w:rPrChange>
          </w:rPr>
          <w:fldChar w:fldCharType="end"/>
        </w:r>
      </w:ins>
      <w:ins w:id="2050" w:author="Mai Văn Chánh" w:date="2021-03-30T23:04:00Z">
        <w:r w:rsidRPr="009626DD">
          <w:rPr>
            <w:sz w:val="24"/>
            <w:szCs w:val="24"/>
            <w:rPrChange w:id="2051" w:author="Mai Văn Chánh" w:date="2021-03-30T23:07:00Z">
              <w:rPr/>
            </w:rPrChange>
          </w:rPr>
          <w:t>:Demo màn hình Thêm - Sửa chi tiêu</w:t>
        </w:r>
      </w:ins>
      <w:bookmarkEnd w:id="2038"/>
      <w:bookmarkEnd w:id="2039"/>
    </w:p>
    <w:p w14:paraId="6EB33C90" w14:textId="77777777" w:rsidR="009626DD" w:rsidRPr="009626DD" w:rsidRDefault="009626DD" w:rsidP="009626DD">
      <w:pPr>
        <w:jc w:val="center"/>
        <w:rPr>
          <w:ins w:id="2052" w:author="Mai Văn Chánh" w:date="2021-03-30T22:58:00Z"/>
          <w:rPrChange w:id="2053" w:author="Mai Văn Chánh" w:date="2021-03-30T22:58:00Z">
            <w:rPr>
              <w:ins w:id="2054" w:author="Mai Văn Chánh" w:date="2021-03-30T22:58:00Z"/>
              <w:rFonts w:ascii="Times New Roman" w:eastAsia="Times New Roman" w:hAnsi="Times New Roman" w:cs="Times New Roman"/>
              <w:sz w:val="26"/>
              <w:szCs w:val="26"/>
              <w:shd w:val="clear" w:color="auto" w:fill="FFFFFF"/>
              <w:lang w:val="vi-VN"/>
            </w:rPr>
          </w:rPrChange>
        </w:rPr>
        <w:pPrChange w:id="2055" w:author="Mai Văn Chánh" w:date="2021-03-30T22:58:00Z">
          <w:pPr>
            <w:spacing w:line="276" w:lineRule="auto"/>
          </w:pPr>
        </w:pPrChange>
      </w:pPr>
    </w:p>
    <w:p w14:paraId="304AFE56" w14:textId="59F7BCC4" w:rsidR="002845A3" w:rsidRPr="00A622DF" w:rsidDel="00485B6B" w:rsidRDefault="002845A3" w:rsidP="002845A3">
      <w:pPr>
        <w:pStyle w:val="Bng"/>
        <w:rPr>
          <w:del w:id="2056" w:author="Mai Văn Chánh" w:date="2021-03-30T22:52:00Z"/>
        </w:rPr>
      </w:pPr>
      <w:del w:id="2057" w:author="Mai Văn Chánh" w:date="2021-03-30T22:52:00Z">
        <w:r w:rsidRPr="00A622DF" w:rsidDel="00485B6B">
          <w:lastRenderedPageBreak/>
          <w:delText>Bảng 3.2.</w:delText>
        </w:r>
        <w:r w:rsidR="004F72D7" w:rsidRPr="00A622DF" w:rsidDel="00485B6B">
          <w:delText>2</w:delText>
        </w:r>
        <w:r w:rsidR="0076737B" w:rsidRPr="00A622DF" w:rsidDel="00485B6B">
          <w:delText>.</w:delText>
        </w:r>
        <w:r w:rsidRPr="00A622DF" w:rsidDel="00485B6B">
          <w:delText xml:space="preserve"> Demo màn hình </w:delText>
        </w:r>
        <w:r w:rsidR="0076737B" w:rsidRPr="00A622DF" w:rsidDel="00485B6B">
          <w:delText xml:space="preserve">Thêm - Sửa </w:delText>
        </w:r>
      </w:del>
      <w:del w:id="2058" w:author="Mai Văn Chánh" w:date="2021-03-30T22:23:00Z">
        <w:r w:rsidR="0076737B" w:rsidRPr="00A622DF" w:rsidDel="007F4720">
          <w:delText>công việc</w:delText>
        </w:r>
      </w:del>
    </w:p>
    <w:p w14:paraId="480BE5EF" w14:textId="7B6C4F46" w:rsidR="006E788B" w:rsidRPr="00A622DF" w:rsidRDefault="006E788B" w:rsidP="00650CA2">
      <w:pPr>
        <w:pStyle w:val="Heading3"/>
        <w:spacing w:line="276" w:lineRule="auto"/>
        <w:rPr>
          <w:rFonts w:ascii="Times New Roman" w:hAnsi="Times New Roman" w:cs="Times New Roman"/>
          <w:b/>
          <w:color w:val="auto"/>
          <w:sz w:val="26"/>
          <w:szCs w:val="26"/>
          <w:lang w:val="vi-VN"/>
        </w:rPr>
      </w:pPr>
      <w:del w:id="2059" w:author="Mai Văn Chánh" w:date="2021-03-30T22:54:00Z">
        <w:r w:rsidRPr="00A622DF" w:rsidDel="00485B6B">
          <w:rPr>
            <w:rFonts w:ascii="Times New Roman" w:hAnsi="Times New Roman" w:cs="Times New Roman"/>
            <w:b/>
            <w:color w:val="auto"/>
            <w:sz w:val="26"/>
            <w:szCs w:val="26"/>
            <w:lang w:val="vi-VN"/>
          </w:rPr>
          <w:tab/>
        </w:r>
      </w:del>
      <w:bookmarkStart w:id="2060" w:name="_Toc68038663"/>
      <w:r w:rsidR="00A43B18" w:rsidRPr="00A622DF">
        <w:rPr>
          <w:rFonts w:ascii="Times New Roman" w:hAnsi="Times New Roman" w:cs="Times New Roman"/>
          <w:b/>
          <w:color w:val="auto"/>
          <w:sz w:val="26"/>
          <w:szCs w:val="26"/>
          <w:lang w:val="vi-VN"/>
        </w:rPr>
        <w:t>3.2</w:t>
      </w:r>
      <w:r w:rsidR="004F72D7" w:rsidRPr="00A622DF">
        <w:rPr>
          <w:rFonts w:ascii="Times New Roman" w:hAnsi="Times New Roman" w:cs="Times New Roman"/>
          <w:b/>
          <w:color w:val="auto"/>
          <w:sz w:val="26"/>
          <w:szCs w:val="26"/>
          <w:lang w:val="vi-VN"/>
        </w:rPr>
        <w:t>.</w:t>
      </w:r>
      <w:ins w:id="2061" w:author="Mai Văn Chánh" w:date="2021-03-30T22:22:00Z">
        <w:r w:rsidR="007F4720">
          <w:rPr>
            <w:rFonts w:ascii="Times New Roman" w:hAnsi="Times New Roman" w:cs="Times New Roman"/>
            <w:b/>
            <w:color w:val="auto"/>
            <w:sz w:val="26"/>
            <w:szCs w:val="26"/>
          </w:rPr>
          <w:t>4</w:t>
        </w:r>
      </w:ins>
      <w:del w:id="2062" w:author="Mai Văn Chánh" w:date="2021-03-30T22:22:00Z">
        <w:r w:rsidR="004F72D7" w:rsidRPr="00A622DF" w:rsidDel="007F4720">
          <w:rPr>
            <w:rFonts w:ascii="Times New Roman" w:hAnsi="Times New Roman" w:cs="Times New Roman"/>
            <w:b/>
            <w:color w:val="auto"/>
            <w:sz w:val="26"/>
            <w:szCs w:val="26"/>
            <w:lang w:val="vi-VN"/>
          </w:rPr>
          <w:delText>3</w:delText>
        </w:r>
      </w:del>
      <w:r w:rsidRPr="00A622DF">
        <w:rPr>
          <w:rFonts w:ascii="Times New Roman" w:hAnsi="Times New Roman" w:cs="Times New Roman"/>
          <w:b/>
          <w:color w:val="auto"/>
          <w:sz w:val="26"/>
          <w:szCs w:val="26"/>
          <w:lang w:val="vi-VN"/>
        </w:rPr>
        <w:t xml:space="preserve">. </w:t>
      </w:r>
      <w:r w:rsidRPr="007F4720">
        <w:rPr>
          <w:rFonts w:ascii="Times New Roman" w:hAnsi="Times New Roman" w:cs="Times New Roman"/>
          <w:b/>
          <w:color w:val="auto"/>
          <w:sz w:val="26"/>
          <w:szCs w:val="26"/>
          <w:lang w:val="vi-VN"/>
          <w:rPrChange w:id="2063" w:author="Mai Văn Chánh" w:date="2021-03-30T22:23:00Z">
            <w:rPr>
              <w:rFonts w:ascii="Times New Roman" w:hAnsi="Times New Roman" w:cs="Times New Roman"/>
              <w:b/>
              <w:color w:val="auto"/>
              <w:sz w:val="26"/>
              <w:szCs w:val="26"/>
              <w:lang w:val="vi-VN"/>
            </w:rPr>
          </w:rPrChange>
        </w:rPr>
        <w:t xml:space="preserve">Màn hình Xóa </w:t>
      </w:r>
      <w:ins w:id="2064" w:author="Mai Văn Chánh" w:date="2021-03-30T22:23:00Z">
        <w:r w:rsidR="007F4720" w:rsidRPr="007F4720">
          <w:rPr>
            <w:rFonts w:ascii="Times New Roman" w:eastAsia="Times New Roman" w:hAnsi="Times New Roman" w:cs="Times New Roman"/>
            <w:b/>
            <w:color w:val="auto"/>
            <w:sz w:val="26"/>
            <w:szCs w:val="26"/>
            <w:shd w:val="clear" w:color="auto" w:fill="FFFFFF"/>
            <w:rPrChange w:id="2065" w:author="Mai Văn Chánh" w:date="2021-03-30T22:23:00Z">
              <w:rPr>
                <w:rFonts w:ascii="Times New Roman" w:eastAsia="Times New Roman" w:hAnsi="Times New Roman" w:cs="Times New Roman"/>
                <w:sz w:val="26"/>
                <w:szCs w:val="26"/>
                <w:shd w:val="clear" w:color="auto" w:fill="FFFFFF"/>
              </w:rPr>
            </w:rPrChange>
          </w:rPr>
          <w:t>chi tiêu</w:t>
        </w:r>
        <w:bookmarkEnd w:id="2060"/>
        <w:r w:rsidR="007F4720" w:rsidRPr="007F4720" w:rsidDel="007F4720">
          <w:rPr>
            <w:rFonts w:ascii="Times New Roman" w:hAnsi="Times New Roman" w:cs="Times New Roman"/>
            <w:b/>
            <w:color w:val="auto"/>
            <w:sz w:val="26"/>
            <w:szCs w:val="26"/>
            <w:lang w:val="vi-VN"/>
            <w:rPrChange w:id="2066" w:author="Mai Văn Chánh" w:date="2021-03-30T22:23:00Z">
              <w:rPr>
                <w:rFonts w:ascii="Times New Roman" w:hAnsi="Times New Roman" w:cs="Times New Roman"/>
                <w:b/>
                <w:color w:val="auto"/>
                <w:sz w:val="26"/>
                <w:szCs w:val="26"/>
                <w:lang w:val="vi-VN"/>
              </w:rPr>
            </w:rPrChange>
          </w:rPr>
          <w:t xml:space="preserve"> </w:t>
        </w:r>
      </w:ins>
      <w:del w:id="2067" w:author="Mai Văn Chánh" w:date="2021-03-30T22:23:00Z">
        <w:r w:rsidRPr="00A622DF" w:rsidDel="007F4720">
          <w:rPr>
            <w:rFonts w:ascii="Times New Roman" w:hAnsi="Times New Roman" w:cs="Times New Roman"/>
            <w:b/>
            <w:color w:val="auto"/>
            <w:sz w:val="26"/>
            <w:szCs w:val="26"/>
            <w:lang w:val="vi-VN"/>
          </w:rPr>
          <w:delText>công việc</w:delText>
        </w:r>
      </w:del>
    </w:p>
    <w:tbl>
      <w:tblPr>
        <w:tblStyle w:val="TableGrid"/>
        <w:tblW w:w="0" w:type="auto"/>
        <w:tblLook w:val="04A0" w:firstRow="1" w:lastRow="0" w:firstColumn="1" w:lastColumn="0" w:noHBand="0" w:noVBand="1"/>
      </w:tblPr>
      <w:tblGrid>
        <w:gridCol w:w="1413"/>
        <w:gridCol w:w="2126"/>
        <w:gridCol w:w="5522"/>
      </w:tblGrid>
      <w:tr w:rsidR="00147F37" w:rsidRPr="00A622DF" w14:paraId="1A19034E" w14:textId="77777777" w:rsidTr="005E205B">
        <w:tc>
          <w:tcPr>
            <w:tcW w:w="1413" w:type="dxa"/>
            <w:vAlign w:val="center"/>
          </w:tcPr>
          <w:p w14:paraId="0B80E09D"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Input</w:t>
            </w:r>
          </w:p>
        </w:tc>
        <w:tc>
          <w:tcPr>
            <w:tcW w:w="2126" w:type="dxa"/>
            <w:vAlign w:val="center"/>
          </w:tcPr>
          <w:p w14:paraId="6A3591E4"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Trường hợp</w:t>
            </w:r>
          </w:p>
        </w:tc>
        <w:tc>
          <w:tcPr>
            <w:tcW w:w="5522" w:type="dxa"/>
            <w:vAlign w:val="center"/>
          </w:tcPr>
          <w:p w14:paraId="242AD423" w14:textId="77777777" w:rsidR="00147F37" w:rsidRPr="00A622DF" w:rsidRDefault="00147F37" w:rsidP="005E205B">
            <w:pPr>
              <w:spacing w:line="276" w:lineRule="auto"/>
              <w:jc w:val="center"/>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Output</w:t>
            </w:r>
          </w:p>
        </w:tc>
      </w:tr>
      <w:tr w:rsidR="00147F37" w:rsidRPr="00474158" w14:paraId="78563D46" w14:textId="77777777" w:rsidTr="005E205B">
        <w:tc>
          <w:tcPr>
            <w:tcW w:w="1413" w:type="dxa"/>
            <w:vAlign w:val="center"/>
          </w:tcPr>
          <w:p w14:paraId="4CA090D7" w14:textId="77777777" w:rsidR="00147F37" w:rsidRPr="00A622DF" w:rsidRDefault="004F72D7"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Không</w:t>
            </w:r>
          </w:p>
        </w:tc>
        <w:tc>
          <w:tcPr>
            <w:tcW w:w="2126" w:type="dxa"/>
            <w:vAlign w:val="center"/>
          </w:tcPr>
          <w:p w14:paraId="46E16936" w14:textId="77777777" w:rsidR="00147F37" w:rsidRPr="00A622DF" w:rsidRDefault="00147F37" w:rsidP="005E205B">
            <w:pPr>
              <w:spacing w:line="276" w:lineRule="auto"/>
              <w:rPr>
                <w:rFonts w:ascii="Times New Roman" w:eastAsia="Times New Roman" w:hAnsi="Times New Roman" w:cs="Times New Roman"/>
                <w:sz w:val="26"/>
                <w:szCs w:val="26"/>
                <w:shd w:val="clear" w:color="auto" w:fill="FFFFFF"/>
                <w:lang w:val="vi-VN"/>
              </w:rPr>
            </w:pPr>
          </w:p>
        </w:tc>
        <w:tc>
          <w:tcPr>
            <w:tcW w:w="5522" w:type="dxa"/>
            <w:vAlign w:val="center"/>
          </w:tcPr>
          <w:p w14:paraId="508E260A" w14:textId="3D54961D" w:rsidR="00147F37" w:rsidRPr="00A622DF" w:rsidRDefault="004F72D7"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 xml:space="preserve">Quay về màn hình Danh sách </w:t>
            </w:r>
            <w:ins w:id="2068" w:author="Mai Văn Chánh" w:date="2021-03-30T22:23:00Z">
              <w:r w:rsidR="007F4720">
                <w:rPr>
                  <w:rFonts w:ascii="Times New Roman" w:eastAsia="Times New Roman" w:hAnsi="Times New Roman" w:cs="Times New Roman"/>
                  <w:sz w:val="26"/>
                  <w:szCs w:val="26"/>
                  <w:shd w:val="clear" w:color="auto" w:fill="FFFFFF"/>
                </w:rPr>
                <w:t>chi tiêu</w:t>
              </w:r>
            </w:ins>
            <w:del w:id="2069" w:author="Mai Văn Chánh" w:date="2021-03-30T22:23:00Z">
              <w:r w:rsidRPr="00A622DF" w:rsidDel="007F4720">
                <w:rPr>
                  <w:rFonts w:ascii="Times New Roman" w:eastAsia="Times New Roman" w:hAnsi="Times New Roman" w:cs="Times New Roman"/>
                  <w:sz w:val="26"/>
                  <w:szCs w:val="26"/>
                  <w:shd w:val="clear" w:color="auto" w:fill="FFFFFF"/>
                  <w:lang w:val="vi-VN"/>
                </w:rPr>
                <w:delText>công việc</w:delText>
              </w:r>
            </w:del>
          </w:p>
        </w:tc>
      </w:tr>
      <w:tr w:rsidR="00147F37" w:rsidRPr="00474158" w14:paraId="034771C1" w14:textId="77777777" w:rsidTr="005E205B">
        <w:tc>
          <w:tcPr>
            <w:tcW w:w="1413" w:type="dxa"/>
            <w:vAlign w:val="center"/>
          </w:tcPr>
          <w:p w14:paraId="1F7998FF" w14:textId="77777777" w:rsidR="00147F37" w:rsidRPr="00A622DF" w:rsidRDefault="004F72D7" w:rsidP="005E205B">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Có</w:t>
            </w:r>
          </w:p>
        </w:tc>
        <w:tc>
          <w:tcPr>
            <w:tcW w:w="2126" w:type="dxa"/>
            <w:vAlign w:val="center"/>
          </w:tcPr>
          <w:p w14:paraId="16EF3E23" w14:textId="77777777" w:rsidR="00147F37" w:rsidRPr="00A622DF" w:rsidRDefault="00147F37" w:rsidP="005E205B">
            <w:pPr>
              <w:spacing w:line="276" w:lineRule="auto"/>
              <w:rPr>
                <w:rFonts w:ascii="Times New Roman" w:eastAsia="Times New Roman" w:hAnsi="Times New Roman" w:cs="Times New Roman"/>
                <w:sz w:val="26"/>
                <w:szCs w:val="26"/>
                <w:shd w:val="clear" w:color="auto" w:fill="FFFFFF"/>
                <w:lang w:val="vi-VN"/>
              </w:rPr>
            </w:pPr>
          </w:p>
        </w:tc>
        <w:tc>
          <w:tcPr>
            <w:tcW w:w="5522" w:type="dxa"/>
            <w:vAlign w:val="center"/>
          </w:tcPr>
          <w:p w14:paraId="732F93D6" w14:textId="77777777" w:rsidR="00147F37" w:rsidRPr="00A622DF" w:rsidRDefault="004F72D7" w:rsidP="009626DD">
            <w:pPr>
              <w:keepNext/>
              <w:spacing w:line="276" w:lineRule="auto"/>
              <w:rPr>
                <w:rFonts w:ascii="Times New Roman" w:eastAsia="Times New Roman" w:hAnsi="Times New Roman" w:cs="Times New Roman"/>
                <w:sz w:val="26"/>
                <w:szCs w:val="26"/>
                <w:shd w:val="clear" w:color="auto" w:fill="FFFFFF"/>
                <w:lang w:val="vi-VN"/>
              </w:rPr>
              <w:pPrChange w:id="2070" w:author="Mai Văn Chánh" w:date="2021-03-30T23:01:00Z">
                <w:pPr>
                  <w:spacing w:line="276" w:lineRule="auto"/>
                </w:pPr>
              </w:pPrChange>
            </w:pPr>
            <w:r w:rsidRPr="00A622DF">
              <w:rPr>
                <w:rFonts w:ascii="Times New Roman" w:eastAsia="Times New Roman" w:hAnsi="Times New Roman" w:cs="Times New Roman"/>
                <w:sz w:val="26"/>
                <w:szCs w:val="26"/>
                <w:shd w:val="clear" w:color="auto" w:fill="FFFFFF"/>
                <w:lang w:val="vi-VN"/>
              </w:rPr>
              <w:t>Xóa công việc đã được chọn</w:t>
            </w:r>
          </w:p>
        </w:tc>
      </w:tr>
    </w:tbl>
    <w:p w14:paraId="66E3BA13" w14:textId="2D61E2F6" w:rsidR="002845A3" w:rsidRPr="009626DD" w:rsidDel="009626DD" w:rsidRDefault="002845A3" w:rsidP="009626DD">
      <w:pPr>
        <w:pStyle w:val="Caption"/>
        <w:jc w:val="center"/>
        <w:rPr>
          <w:del w:id="2071" w:author="Mai Văn Chánh" w:date="2021-03-30T22:54:00Z"/>
          <w:rFonts w:ascii="Times New Roman" w:hAnsi="Times New Roman" w:cs="Times New Roman"/>
          <w:sz w:val="24"/>
          <w:szCs w:val="24"/>
          <w:rPrChange w:id="2072" w:author="Mai Văn Chánh" w:date="2021-03-30T23:07:00Z">
            <w:rPr>
              <w:del w:id="2073" w:author="Mai Văn Chánh" w:date="2021-03-30T22:54:00Z"/>
            </w:rPr>
          </w:rPrChange>
        </w:rPr>
        <w:pPrChange w:id="2074" w:author="Mai Văn Chánh" w:date="2021-03-30T23:07:00Z">
          <w:pPr>
            <w:pStyle w:val="Heading1"/>
            <w:spacing w:line="276" w:lineRule="auto"/>
            <w:jc w:val="center"/>
          </w:pPr>
        </w:pPrChange>
      </w:pPr>
    </w:p>
    <w:p w14:paraId="45F77678" w14:textId="3DDC50E3" w:rsidR="009626DD" w:rsidRPr="009626DD" w:rsidRDefault="009626DD" w:rsidP="009626DD">
      <w:pPr>
        <w:pStyle w:val="Caption"/>
        <w:jc w:val="center"/>
        <w:rPr>
          <w:ins w:id="2075" w:author="Mai Văn Chánh" w:date="2021-03-30T23:01:00Z"/>
          <w:sz w:val="24"/>
          <w:szCs w:val="24"/>
          <w:rPrChange w:id="2076" w:author="Mai Văn Chánh" w:date="2021-03-30T23:07:00Z">
            <w:rPr>
              <w:ins w:id="2077" w:author="Mai Văn Chánh" w:date="2021-03-30T23:01:00Z"/>
            </w:rPr>
          </w:rPrChange>
        </w:rPr>
        <w:pPrChange w:id="2078" w:author="Mai Văn Chánh" w:date="2021-03-30T23:07:00Z">
          <w:pPr/>
        </w:pPrChange>
      </w:pPr>
      <w:bookmarkStart w:id="2079" w:name="_Toc68037932"/>
      <w:bookmarkStart w:id="2080" w:name="_Toc68038088"/>
      <w:ins w:id="2081" w:author="Mai Văn Chánh" w:date="2021-03-30T23:04:00Z">
        <w:r w:rsidRPr="009626DD">
          <w:rPr>
            <w:sz w:val="24"/>
            <w:szCs w:val="24"/>
            <w:rPrChange w:id="2082" w:author="Mai Văn Chánh" w:date="2021-03-30T23:07:00Z">
              <w:rPr/>
            </w:rPrChange>
          </w:rPr>
          <w:t xml:space="preserve">Bảng </w:t>
        </w:r>
      </w:ins>
      <w:ins w:id="2083" w:author="Mai Văn Chánh" w:date="2021-03-30T23:06:00Z">
        <w:r w:rsidRPr="009626DD">
          <w:rPr>
            <w:sz w:val="24"/>
            <w:szCs w:val="24"/>
            <w:rPrChange w:id="2084" w:author="Mai Văn Chánh" w:date="2021-03-30T23:07:00Z">
              <w:rPr/>
            </w:rPrChange>
          </w:rPr>
          <w:fldChar w:fldCharType="begin"/>
        </w:r>
        <w:r w:rsidRPr="009626DD">
          <w:rPr>
            <w:sz w:val="24"/>
            <w:szCs w:val="24"/>
            <w:rPrChange w:id="2085" w:author="Mai Văn Chánh" w:date="2021-03-30T23:07:00Z">
              <w:rPr/>
            </w:rPrChange>
          </w:rPr>
          <w:instrText xml:space="preserve"> SEQ Bảng \* ARABIC </w:instrText>
        </w:r>
      </w:ins>
      <w:r w:rsidRPr="009626DD">
        <w:rPr>
          <w:sz w:val="24"/>
          <w:szCs w:val="24"/>
          <w:rPrChange w:id="2086" w:author="Mai Văn Chánh" w:date="2021-03-30T23:07:00Z">
            <w:rPr/>
          </w:rPrChange>
        </w:rPr>
        <w:fldChar w:fldCharType="separate"/>
      </w:r>
      <w:ins w:id="2087" w:author="Mai Văn Chánh" w:date="2021-03-30T23:07:00Z">
        <w:r w:rsidRPr="009626DD">
          <w:rPr>
            <w:noProof/>
            <w:sz w:val="24"/>
            <w:szCs w:val="24"/>
            <w:rPrChange w:id="2088" w:author="Mai Văn Chánh" w:date="2021-03-30T23:07:00Z">
              <w:rPr>
                <w:noProof/>
              </w:rPr>
            </w:rPrChange>
          </w:rPr>
          <w:t>4</w:t>
        </w:r>
      </w:ins>
      <w:ins w:id="2089" w:author="Mai Văn Chánh" w:date="2021-03-30T23:06:00Z">
        <w:r w:rsidRPr="009626DD">
          <w:rPr>
            <w:sz w:val="24"/>
            <w:szCs w:val="24"/>
            <w:rPrChange w:id="2090" w:author="Mai Văn Chánh" w:date="2021-03-30T23:07:00Z">
              <w:rPr/>
            </w:rPrChange>
          </w:rPr>
          <w:fldChar w:fldCharType="end"/>
        </w:r>
      </w:ins>
      <w:ins w:id="2091" w:author="Mai Văn Chánh" w:date="2021-03-30T23:04:00Z">
        <w:r w:rsidRPr="009626DD">
          <w:rPr>
            <w:sz w:val="24"/>
            <w:szCs w:val="24"/>
            <w:rPrChange w:id="2092" w:author="Mai Văn Chánh" w:date="2021-03-30T23:07:00Z">
              <w:rPr/>
            </w:rPrChange>
          </w:rPr>
          <w:t>:Demo màn hình xóa chi tiêu</w:t>
        </w:r>
      </w:ins>
      <w:bookmarkEnd w:id="2079"/>
      <w:bookmarkEnd w:id="2080"/>
    </w:p>
    <w:p w14:paraId="34FC53A0" w14:textId="2850695A" w:rsidR="009626DD" w:rsidRDefault="009626DD" w:rsidP="009626DD">
      <w:pPr>
        <w:rPr>
          <w:ins w:id="2093" w:author="Mai Văn Chánh" w:date="2021-03-30T23:01:00Z"/>
        </w:rPr>
      </w:pPr>
    </w:p>
    <w:p w14:paraId="2FE67C6F" w14:textId="3BAF6FB6" w:rsidR="009626DD" w:rsidRDefault="009626DD" w:rsidP="009626DD">
      <w:pPr>
        <w:rPr>
          <w:ins w:id="2094" w:author="Mai Văn Chánh" w:date="2021-03-30T23:01:00Z"/>
        </w:rPr>
      </w:pPr>
    </w:p>
    <w:p w14:paraId="545D60F9" w14:textId="2233B1B9" w:rsidR="009626DD" w:rsidRDefault="009626DD" w:rsidP="009626DD">
      <w:pPr>
        <w:rPr>
          <w:ins w:id="2095" w:author="Mai Văn Chánh" w:date="2021-03-30T23:01:00Z"/>
        </w:rPr>
      </w:pPr>
    </w:p>
    <w:p w14:paraId="3435D329" w14:textId="74E218F5" w:rsidR="009626DD" w:rsidRDefault="009626DD" w:rsidP="009626DD">
      <w:pPr>
        <w:rPr>
          <w:ins w:id="2096" w:author="Mai Văn Chánh" w:date="2021-03-30T23:01:00Z"/>
        </w:rPr>
      </w:pPr>
    </w:p>
    <w:p w14:paraId="20E45908" w14:textId="343D7DA8" w:rsidR="009626DD" w:rsidRDefault="009626DD" w:rsidP="009626DD">
      <w:pPr>
        <w:rPr>
          <w:ins w:id="2097" w:author="Mai Văn Chánh" w:date="2021-03-30T23:01:00Z"/>
        </w:rPr>
      </w:pPr>
    </w:p>
    <w:p w14:paraId="360A76B1" w14:textId="60B52568" w:rsidR="009626DD" w:rsidRDefault="009626DD" w:rsidP="009626DD">
      <w:pPr>
        <w:rPr>
          <w:ins w:id="2098" w:author="Mai Văn Chánh" w:date="2021-03-30T23:01:00Z"/>
        </w:rPr>
      </w:pPr>
    </w:p>
    <w:p w14:paraId="2068EB6A" w14:textId="59AFF3FA" w:rsidR="009626DD" w:rsidRDefault="009626DD" w:rsidP="009626DD">
      <w:pPr>
        <w:rPr>
          <w:ins w:id="2099" w:author="Mai Văn Chánh" w:date="2021-03-30T23:01:00Z"/>
        </w:rPr>
      </w:pPr>
    </w:p>
    <w:p w14:paraId="4E2FAE96" w14:textId="691A17F2" w:rsidR="009626DD" w:rsidRDefault="009626DD" w:rsidP="009626DD">
      <w:pPr>
        <w:rPr>
          <w:ins w:id="2100" w:author="Mai Văn Chánh" w:date="2021-03-30T23:01:00Z"/>
        </w:rPr>
      </w:pPr>
    </w:p>
    <w:p w14:paraId="29158D96" w14:textId="11E177BE" w:rsidR="009626DD" w:rsidRDefault="009626DD" w:rsidP="009626DD">
      <w:pPr>
        <w:rPr>
          <w:ins w:id="2101" w:author="Mai Văn Chánh" w:date="2021-03-30T23:01:00Z"/>
        </w:rPr>
      </w:pPr>
    </w:p>
    <w:p w14:paraId="11BB6BD9" w14:textId="257C6CDD" w:rsidR="009626DD" w:rsidRDefault="009626DD" w:rsidP="009626DD">
      <w:pPr>
        <w:rPr>
          <w:ins w:id="2102" w:author="Mai Văn Chánh" w:date="2021-03-30T23:01:00Z"/>
        </w:rPr>
      </w:pPr>
    </w:p>
    <w:p w14:paraId="3169199A" w14:textId="64CD5872" w:rsidR="009626DD" w:rsidRDefault="009626DD" w:rsidP="009626DD">
      <w:pPr>
        <w:rPr>
          <w:ins w:id="2103" w:author="Mai Văn Chánh" w:date="2021-03-30T23:01:00Z"/>
        </w:rPr>
      </w:pPr>
    </w:p>
    <w:p w14:paraId="34C6EC33" w14:textId="42FA3541" w:rsidR="009626DD" w:rsidRDefault="009626DD" w:rsidP="009626DD">
      <w:pPr>
        <w:rPr>
          <w:ins w:id="2104" w:author="Mai Văn Chánh" w:date="2021-03-30T23:01:00Z"/>
        </w:rPr>
      </w:pPr>
    </w:p>
    <w:p w14:paraId="13D9C81F" w14:textId="7328C9A9" w:rsidR="009626DD" w:rsidRDefault="009626DD" w:rsidP="009626DD">
      <w:pPr>
        <w:rPr>
          <w:ins w:id="2105" w:author="Mai Văn Chánh" w:date="2021-03-30T23:01:00Z"/>
        </w:rPr>
      </w:pPr>
    </w:p>
    <w:p w14:paraId="7ECD4AF5" w14:textId="058AC373" w:rsidR="009626DD" w:rsidRDefault="009626DD" w:rsidP="009626DD">
      <w:pPr>
        <w:rPr>
          <w:ins w:id="2106" w:author="Mai Văn Chánh" w:date="2021-03-30T23:01:00Z"/>
        </w:rPr>
      </w:pPr>
    </w:p>
    <w:p w14:paraId="3778CF8C" w14:textId="52F5BC03" w:rsidR="009626DD" w:rsidRDefault="009626DD" w:rsidP="009626DD">
      <w:pPr>
        <w:rPr>
          <w:ins w:id="2107" w:author="Mai Văn Chánh" w:date="2021-03-30T23:01:00Z"/>
        </w:rPr>
      </w:pPr>
    </w:p>
    <w:p w14:paraId="383AA285" w14:textId="111E4235" w:rsidR="009626DD" w:rsidRDefault="009626DD" w:rsidP="009626DD">
      <w:pPr>
        <w:rPr>
          <w:ins w:id="2108" w:author="Mai Văn Chánh" w:date="2021-03-30T23:01:00Z"/>
        </w:rPr>
      </w:pPr>
    </w:p>
    <w:p w14:paraId="50DE9A3C" w14:textId="28C6A117" w:rsidR="009626DD" w:rsidRDefault="009626DD" w:rsidP="009626DD">
      <w:pPr>
        <w:rPr>
          <w:ins w:id="2109" w:author="Mai Văn Chánh" w:date="2021-03-30T23:01:00Z"/>
        </w:rPr>
      </w:pPr>
    </w:p>
    <w:p w14:paraId="671EA839" w14:textId="6802605B" w:rsidR="009626DD" w:rsidRDefault="009626DD" w:rsidP="009626DD">
      <w:pPr>
        <w:rPr>
          <w:ins w:id="2110" w:author="Mai Văn Chánh" w:date="2021-03-30T23:01:00Z"/>
        </w:rPr>
      </w:pPr>
    </w:p>
    <w:p w14:paraId="3E378429" w14:textId="679BE66A" w:rsidR="009626DD" w:rsidRDefault="009626DD" w:rsidP="009626DD">
      <w:pPr>
        <w:rPr>
          <w:ins w:id="2111" w:author="Mai Văn Chánh" w:date="2021-03-30T23:01:00Z"/>
        </w:rPr>
      </w:pPr>
    </w:p>
    <w:p w14:paraId="62E365B2" w14:textId="7DDC9158" w:rsidR="009626DD" w:rsidRDefault="009626DD" w:rsidP="009626DD">
      <w:pPr>
        <w:rPr>
          <w:ins w:id="2112" w:author="Mai Văn Chánh" w:date="2021-03-30T23:01:00Z"/>
        </w:rPr>
      </w:pPr>
    </w:p>
    <w:p w14:paraId="11C0E20B" w14:textId="0D604AA5" w:rsidR="009626DD" w:rsidRDefault="009626DD" w:rsidP="009626DD">
      <w:pPr>
        <w:rPr>
          <w:ins w:id="2113" w:author="Mai Văn Chánh" w:date="2021-03-30T23:01:00Z"/>
        </w:rPr>
      </w:pPr>
    </w:p>
    <w:p w14:paraId="421C429B" w14:textId="03FDCE05" w:rsidR="009626DD" w:rsidRDefault="009626DD" w:rsidP="009626DD">
      <w:pPr>
        <w:rPr>
          <w:ins w:id="2114" w:author="Mai Văn Chánh" w:date="2021-03-30T23:01:00Z"/>
        </w:rPr>
      </w:pPr>
    </w:p>
    <w:p w14:paraId="3AD555F5" w14:textId="37CC3455" w:rsidR="009626DD" w:rsidRDefault="009626DD" w:rsidP="009626DD">
      <w:pPr>
        <w:rPr>
          <w:ins w:id="2115" w:author="Mai Văn Chánh" w:date="2021-03-30T23:01:00Z"/>
        </w:rPr>
      </w:pPr>
    </w:p>
    <w:p w14:paraId="30007F5D" w14:textId="3832CDC4" w:rsidR="009626DD" w:rsidRDefault="009626DD" w:rsidP="009626DD">
      <w:pPr>
        <w:rPr>
          <w:ins w:id="2116" w:author="Mai Văn Chánh" w:date="2021-03-30T23:01:00Z"/>
        </w:rPr>
      </w:pPr>
    </w:p>
    <w:p w14:paraId="100CAFCC" w14:textId="77777777" w:rsidR="009626DD" w:rsidRPr="009626DD" w:rsidRDefault="009626DD" w:rsidP="009626DD">
      <w:pPr>
        <w:rPr>
          <w:ins w:id="2117" w:author="Mai Văn Chánh" w:date="2021-03-30T23:01:00Z"/>
          <w:rPrChange w:id="2118" w:author="Mai Văn Chánh" w:date="2021-03-30T23:01:00Z">
            <w:rPr>
              <w:ins w:id="2119" w:author="Mai Văn Chánh" w:date="2021-03-30T23:01:00Z"/>
              <w:rFonts w:ascii="Times New Roman" w:eastAsia="Times New Roman" w:hAnsi="Times New Roman" w:cs="Times New Roman"/>
              <w:sz w:val="26"/>
              <w:szCs w:val="26"/>
              <w:shd w:val="clear" w:color="auto" w:fill="FFFFFF"/>
              <w:lang w:val="vi-VN"/>
            </w:rPr>
          </w:rPrChange>
        </w:rPr>
        <w:pPrChange w:id="2120" w:author="Mai Văn Chánh" w:date="2021-03-30T23:01:00Z">
          <w:pPr>
            <w:spacing w:line="276" w:lineRule="auto"/>
          </w:pPr>
        </w:pPrChange>
      </w:pPr>
    </w:p>
    <w:p w14:paraId="49665740" w14:textId="49143C56" w:rsidR="00657101" w:rsidRPr="00A622DF" w:rsidDel="009626DD" w:rsidRDefault="002845A3" w:rsidP="00485B6B">
      <w:pPr>
        <w:pStyle w:val="Caption"/>
        <w:rPr>
          <w:del w:id="2121" w:author="Mai Văn Chánh" w:date="2021-03-30T23:01:00Z"/>
        </w:rPr>
        <w:pPrChange w:id="2122" w:author="Mai Văn Chánh" w:date="2021-03-30T22:54:00Z">
          <w:pPr>
            <w:pStyle w:val="Bng"/>
          </w:pPr>
        </w:pPrChange>
      </w:pPr>
      <w:del w:id="2123" w:author="Mai Văn Chánh" w:date="2021-03-30T22:53:00Z">
        <w:r w:rsidRPr="00A622DF" w:rsidDel="00485B6B">
          <w:lastRenderedPageBreak/>
          <w:delText>Bảng 3.2.</w:delText>
        </w:r>
        <w:r w:rsidR="004F72D7" w:rsidRPr="00A622DF" w:rsidDel="00485B6B">
          <w:delText>3</w:delText>
        </w:r>
        <w:r w:rsidR="0076737B" w:rsidRPr="00A622DF" w:rsidDel="00485B6B">
          <w:delText>.</w:delText>
        </w:r>
        <w:r w:rsidRPr="00A622DF" w:rsidDel="00485B6B">
          <w:delText xml:space="preserve"> Demo màn hình Xóa </w:delText>
        </w:r>
      </w:del>
      <w:del w:id="2124" w:author="Mai Văn Chánh" w:date="2021-03-30T22:23:00Z">
        <w:r w:rsidRPr="00A622DF" w:rsidDel="007F4720">
          <w:delText>công việc</w:delText>
        </w:r>
      </w:del>
      <w:del w:id="2125" w:author="Mai Văn Chánh" w:date="2021-03-30T23:01:00Z">
        <w:r w:rsidR="00657101" w:rsidRPr="00A622DF" w:rsidDel="009626DD">
          <w:br w:type="page"/>
        </w:r>
      </w:del>
    </w:p>
    <w:p w14:paraId="762E15C0" w14:textId="77777777" w:rsidR="00657101" w:rsidRPr="00A622DF" w:rsidRDefault="00657101" w:rsidP="00650CA2">
      <w:pPr>
        <w:pStyle w:val="Heading1"/>
        <w:spacing w:line="276" w:lineRule="auto"/>
        <w:jc w:val="center"/>
        <w:rPr>
          <w:rFonts w:ascii="Times New Roman" w:hAnsi="Times New Roman" w:cs="Times New Roman"/>
          <w:b/>
          <w:color w:val="auto"/>
          <w:sz w:val="26"/>
          <w:szCs w:val="26"/>
          <w:lang w:val="vi-VN"/>
        </w:rPr>
      </w:pPr>
      <w:bookmarkStart w:id="2126" w:name="_Toc68038664"/>
      <w:r w:rsidRPr="00A622DF">
        <w:rPr>
          <w:rFonts w:ascii="Times New Roman" w:hAnsi="Times New Roman" w:cs="Times New Roman"/>
          <w:b/>
          <w:color w:val="auto"/>
          <w:sz w:val="26"/>
          <w:szCs w:val="26"/>
          <w:lang w:val="vi-VN"/>
        </w:rPr>
        <w:t>CHƯƠNG 4: KẾT LUẬN VÀ HƯỚNG PHÁT TRIỂN</w:t>
      </w:r>
      <w:bookmarkEnd w:id="2126"/>
    </w:p>
    <w:p w14:paraId="61056F58" w14:textId="77777777" w:rsidR="00657101" w:rsidRPr="00A622DF" w:rsidRDefault="00657101" w:rsidP="00650CA2">
      <w:pPr>
        <w:pStyle w:val="Heading2"/>
        <w:spacing w:line="276" w:lineRule="auto"/>
        <w:rPr>
          <w:rFonts w:ascii="Times New Roman" w:hAnsi="Times New Roman" w:cs="Times New Roman"/>
          <w:b/>
          <w:color w:val="auto"/>
          <w:lang w:val="vi-VN"/>
        </w:rPr>
      </w:pPr>
      <w:bookmarkStart w:id="2127" w:name="_Toc68038665"/>
      <w:r w:rsidRPr="00A622DF">
        <w:rPr>
          <w:rFonts w:ascii="Times New Roman" w:hAnsi="Times New Roman" w:cs="Times New Roman"/>
          <w:b/>
          <w:color w:val="auto"/>
          <w:lang w:val="vi-VN"/>
        </w:rPr>
        <w:t>4.1. Kết luận</w:t>
      </w:r>
      <w:bookmarkEnd w:id="2127"/>
    </w:p>
    <w:p w14:paraId="288D61E8" w14:textId="77777777" w:rsidR="00657101" w:rsidRPr="00A622DF" w:rsidRDefault="00657101" w:rsidP="00650CA2">
      <w:pPr>
        <w:pStyle w:val="Heading3"/>
        <w:spacing w:line="276" w:lineRule="auto"/>
        <w:rPr>
          <w:rFonts w:ascii="Times New Roman" w:hAnsi="Times New Roman" w:cs="Times New Roman"/>
          <w:b/>
          <w:color w:val="auto"/>
          <w:sz w:val="26"/>
          <w:szCs w:val="26"/>
          <w:lang w:val="vi-VN"/>
        </w:rPr>
      </w:pPr>
      <w:r w:rsidRPr="00A622DF">
        <w:rPr>
          <w:rFonts w:ascii="Times New Roman" w:hAnsi="Times New Roman" w:cs="Times New Roman"/>
          <w:b/>
          <w:color w:val="auto"/>
          <w:sz w:val="26"/>
          <w:szCs w:val="26"/>
          <w:lang w:val="vi-VN"/>
        </w:rPr>
        <w:tab/>
      </w:r>
      <w:bookmarkStart w:id="2128" w:name="_Toc68038666"/>
      <w:r w:rsidRPr="00A622DF">
        <w:rPr>
          <w:rFonts w:ascii="Times New Roman" w:hAnsi="Times New Roman" w:cs="Times New Roman"/>
          <w:b/>
          <w:color w:val="auto"/>
          <w:sz w:val="26"/>
          <w:szCs w:val="26"/>
          <w:lang w:val="vi-VN"/>
        </w:rPr>
        <w:t>4.1.1. Các chức năng ứng dụng đã làm được</w:t>
      </w:r>
      <w:bookmarkEnd w:id="2128"/>
    </w:p>
    <w:p w14:paraId="52F1BA13" w14:textId="77777777" w:rsidR="00657101" w:rsidRPr="00A622DF" w:rsidRDefault="00817F1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Ứng dụng có thể giúp người dùng bảo mật thông tin các công việc cần làm bằng cách yêu cầu đăng nhập trước khi truy cập vào ứng dụng.</w:t>
      </w:r>
    </w:p>
    <w:p w14:paraId="1E7C5EF8" w14:textId="4D410849" w:rsidR="00817F1B" w:rsidRPr="007F4720" w:rsidRDefault="00817F1B" w:rsidP="00650CA2">
      <w:pPr>
        <w:spacing w:line="276" w:lineRule="auto"/>
        <w:rPr>
          <w:rFonts w:ascii="Times New Roman" w:eastAsia="Times New Roman" w:hAnsi="Times New Roman" w:cs="Times New Roman"/>
          <w:sz w:val="26"/>
          <w:szCs w:val="26"/>
          <w:shd w:val="clear" w:color="auto" w:fill="FFFFFF"/>
          <w:rPrChange w:id="2129" w:author="Mai Văn Chánh" w:date="2021-03-30T22:22:00Z">
            <w:rPr>
              <w:rFonts w:ascii="Times New Roman" w:eastAsia="Times New Roman" w:hAnsi="Times New Roman" w:cs="Times New Roman"/>
              <w:sz w:val="26"/>
              <w:szCs w:val="26"/>
              <w:shd w:val="clear" w:color="auto" w:fill="FFFFFF"/>
              <w:lang w:val="vi-VN"/>
            </w:rPr>
          </w:rPrChange>
        </w:rPr>
      </w:pPr>
      <w:r w:rsidRPr="00A622DF">
        <w:rPr>
          <w:rFonts w:ascii="Times New Roman" w:eastAsia="Times New Roman" w:hAnsi="Times New Roman" w:cs="Times New Roman"/>
          <w:sz w:val="26"/>
          <w:szCs w:val="26"/>
          <w:shd w:val="clear" w:color="auto" w:fill="FFFFFF"/>
          <w:lang w:val="vi-VN"/>
        </w:rPr>
        <w:tab/>
        <w:t xml:space="preserve">Ứng dụng có thể cho phép người dùng thêm, xóa, sửa hoặc xem thông tin chi tiết của </w:t>
      </w:r>
      <w:del w:id="2130" w:author="Mai Văn Chánh" w:date="2021-03-30T22:22:00Z">
        <w:r w:rsidRPr="00A622DF" w:rsidDel="007F4720">
          <w:rPr>
            <w:rFonts w:ascii="Times New Roman" w:eastAsia="Times New Roman" w:hAnsi="Times New Roman" w:cs="Times New Roman"/>
            <w:sz w:val="26"/>
            <w:szCs w:val="26"/>
            <w:shd w:val="clear" w:color="auto" w:fill="FFFFFF"/>
            <w:lang w:val="vi-VN"/>
          </w:rPr>
          <w:delText>công việc.</w:delText>
        </w:r>
      </w:del>
      <w:ins w:id="2131" w:author="Mai Văn Chánh" w:date="2021-03-30T22:22:00Z">
        <w:r w:rsidR="007F4720">
          <w:rPr>
            <w:rFonts w:ascii="Times New Roman" w:eastAsia="Times New Roman" w:hAnsi="Times New Roman" w:cs="Times New Roman"/>
            <w:sz w:val="26"/>
            <w:szCs w:val="26"/>
            <w:shd w:val="clear" w:color="auto" w:fill="FFFFFF"/>
          </w:rPr>
          <w:t>chi tiêu</w:t>
        </w:r>
      </w:ins>
    </w:p>
    <w:p w14:paraId="2454116F" w14:textId="77777777" w:rsidR="00657101" w:rsidRPr="00A622DF" w:rsidRDefault="00657101" w:rsidP="00650CA2">
      <w:pPr>
        <w:pStyle w:val="Heading3"/>
        <w:spacing w:line="276" w:lineRule="auto"/>
        <w:rPr>
          <w:rFonts w:ascii="Times New Roman" w:hAnsi="Times New Roman" w:cs="Times New Roman"/>
          <w:b/>
          <w:color w:val="auto"/>
          <w:sz w:val="26"/>
          <w:szCs w:val="26"/>
          <w:lang w:val="vi-VN"/>
        </w:rPr>
      </w:pPr>
      <w:r w:rsidRPr="00A622DF">
        <w:rPr>
          <w:rFonts w:ascii="Times New Roman" w:hAnsi="Times New Roman" w:cs="Times New Roman"/>
          <w:b/>
          <w:color w:val="auto"/>
          <w:sz w:val="26"/>
          <w:szCs w:val="26"/>
          <w:lang w:val="vi-VN"/>
        </w:rPr>
        <w:tab/>
      </w:r>
      <w:bookmarkStart w:id="2132" w:name="_Toc68038667"/>
      <w:r w:rsidRPr="00A622DF">
        <w:rPr>
          <w:rFonts w:ascii="Times New Roman" w:hAnsi="Times New Roman" w:cs="Times New Roman"/>
          <w:b/>
          <w:color w:val="auto"/>
          <w:sz w:val="26"/>
          <w:szCs w:val="26"/>
          <w:lang w:val="vi-VN"/>
        </w:rPr>
        <w:t>4.1.2. Hạn chế của ứng dụng</w:t>
      </w:r>
      <w:bookmarkEnd w:id="2132"/>
    </w:p>
    <w:p w14:paraId="482D91C9" w14:textId="77777777" w:rsidR="00657101" w:rsidRPr="00A622DF" w:rsidRDefault="00817F1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Giao diện các màn hình chưa thật sự thu hút người dùng.</w:t>
      </w:r>
    </w:p>
    <w:p w14:paraId="173EAA48" w14:textId="77777777" w:rsidR="00817F1B" w:rsidRPr="00A622DF" w:rsidRDefault="00817F1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Ứng dụng chưa tối ưu việc thông báo cho người dùng khoảng thời gian còn lại để bắt đầu hoặc kết thúc không việc.</w:t>
      </w:r>
    </w:p>
    <w:p w14:paraId="5A1752F6" w14:textId="77777777" w:rsidR="00657101" w:rsidRPr="00A622DF" w:rsidRDefault="006B3AAB" w:rsidP="00650CA2">
      <w:pPr>
        <w:pStyle w:val="Heading2"/>
        <w:spacing w:line="276" w:lineRule="auto"/>
        <w:rPr>
          <w:rFonts w:ascii="Times New Roman" w:hAnsi="Times New Roman" w:cs="Times New Roman"/>
          <w:b/>
          <w:i/>
          <w:color w:val="auto"/>
          <w:lang w:val="vi-VN"/>
        </w:rPr>
      </w:pPr>
      <w:bookmarkStart w:id="2133" w:name="_Toc68038668"/>
      <w:r w:rsidRPr="00A622DF">
        <w:rPr>
          <w:rFonts w:ascii="Times New Roman" w:hAnsi="Times New Roman" w:cs="Times New Roman"/>
          <w:b/>
          <w:color w:val="auto"/>
          <w:lang w:val="vi-VN"/>
        </w:rPr>
        <w:t>4</w:t>
      </w:r>
      <w:r w:rsidR="00657101" w:rsidRPr="00A622DF">
        <w:rPr>
          <w:rFonts w:ascii="Times New Roman" w:hAnsi="Times New Roman" w:cs="Times New Roman"/>
          <w:b/>
          <w:color w:val="auto"/>
          <w:lang w:val="vi-VN"/>
        </w:rPr>
        <w:t xml:space="preserve">.2. </w:t>
      </w:r>
      <w:r w:rsidRPr="00A622DF">
        <w:rPr>
          <w:rFonts w:ascii="Times New Roman" w:hAnsi="Times New Roman" w:cs="Times New Roman"/>
          <w:b/>
          <w:color w:val="auto"/>
          <w:lang w:val="vi-VN"/>
        </w:rPr>
        <w:t>Hướng phát triển</w:t>
      </w:r>
      <w:bookmarkEnd w:id="2133"/>
    </w:p>
    <w:p w14:paraId="4BD69A28" w14:textId="77777777" w:rsidR="00657101" w:rsidRPr="00A622DF" w:rsidRDefault="00817F1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Thiết kế giao diện các màn hình để phù hợp với tất cả người dùng.</w:t>
      </w:r>
    </w:p>
    <w:p w14:paraId="02E4D4DD" w14:textId="32D4D038" w:rsidR="00817F1B" w:rsidRPr="00A622DF" w:rsidRDefault="00817F1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tab/>
        <w:t xml:space="preserve">Xây dựng các phương thức tính thời gian còn lại để hỗ trợ người dùng trong việc xem chi tiết </w:t>
      </w:r>
      <w:ins w:id="2134" w:author="Mai Văn Chánh" w:date="2021-03-30T22:22:00Z">
        <w:r w:rsidR="007F4720">
          <w:rPr>
            <w:rFonts w:ascii="Times New Roman" w:eastAsia="Times New Roman" w:hAnsi="Times New Roman" w:cs="Times New Roman"/>
            <w:sz w:val="26"/>
            <w:szCs w:val="26"/>
            <w:shd w:val="clear" w:color="auto" w:fill="FFFFFF"/>
          </w:rPr>
          <w:t>chi tiêu</w:t>
        </w:r>
        <w:r w:rsidR="007F4720" w:rsidRPr="00A622DF" w:rsidDel="007F4720">
          <w:rPr>
            <w:rFonts w:ascii="Times New Roman" w:eastAsia="Times New Roman" w:hAnsi="Times New Roman" w:cs="Times New Roman"/>
            <w:sz w:val="26"/>
            <w:szCs w:val="26"/>
            <w:shd w:val="clear" w:color="auto" w:fill="FFFFFF"/>
            <w:lang w:val="vi-VN"/>
          </w:rPr>
          <w:t xml:space="preserve"> </w:t>
        </w:r>
      </w:ins>
      <w:del w:id="2135" w:author="Mai Văn Chánh" w:date="2021-03-30T22:22:00Z">
        <w:r w:rsidRPr="00A622DF" w:rsidDel="007F4720">
          <w:rPr>
            <w:rFonts w:ascii="Times New Roman" w:eastAsia="Times New Roman" w:hAnsi="Times New Roman" w:cs="Times New Roman"/>
            <w:sz w:val="26"/>
            <w:szCs w:val="26"/>
            <w:shd w:val="clear" w:color="auto" w:fill="FFFFFF"/>
            <w:lang w:val="vi-VN"/>
          </w:rPr>
          <w:delText>công việc.</w:delText>
        </w:r>
      </w:del>
    </w:p>
    <w:p w14:paraId="1FC6DE15" w14:textId="77777777" w:rsidR="006B3AAB" w:rsidRPr="00A622DF" w:rsidRDefault="006B3AAB" w:rsidP="00650CA2">
      <w:pPr>
        <w:spacing w:line="276" w:lineRule="auto"/>
        <w:rPr>
          <w:rFonts w:ascii="Times New Roman" w:eastAsia="Times New Roman" w:hAnsi="Times New Roman" w:cs="Times New Roman"/>
          <w:sz w:val="26"/>
          <w:szCs w:val="26"/>
          <w:shd w:val="clear" w:color="auto" w:fill="FFFFFF"/>
          <w:lang w:val="vi-VN"/>
        </w:rPr>
      </w:pPr>
      <w:r w:rsidRPr="00A622DF">
        <w:rPr>
          <w:rFonts w:ascii="Times New Roman" w:eastAsia="Times New Roman" w:hAnsi="Times New Roman" w:cs="Times New Roman"/>
          <w:sz w:val="26"/>
          <w:szCs w:val="26"/>
          <w:shd w:val="clear" w:color="auto" w:fill="FFFFFF"/>
          <w:lang w:val="vi-VN"/>
        </w:rPr>
        <w:br w:type="page"/>
      </w:r>
    </w:p>
    <w:p w14:paraId="2B427D29" w14:textId="77777777" w:rsidR="006B3AAB" w:rsidRPr="00A622DF" w:rsidRDefault="006B3AAB" w:rsidP="00650CA2">
      <w:pPr>
        <w:pStyle w:val="Heading1"/>
        <w:spacing w:line="276" w:lineRule="auto"/>
        <w:jc w:val="center"/>
        <w:rPr>
          <w:rFonts w:ascii="Times New Roman" w:hAnsi="Times New Roman" w:cs="Times New Roman"/>
          <w:b/>
          <w:color w:val="auto"/>
          <w:sz w:val="26"/>
          <w:szCs w:val="26"/>
          <w:lang w:val="vi-VN"/>
        </w:rPr>
      </w:pPr>
      <w:bookmarkStart w:id="2136" w:name="_Toc68038669"/>
      <w:r w:rsidRPr="00A622DF">
        <w:rPr>
          <w:rFonts w:ascii="Times New Roman" w:hAnsi="Times New Roman" w:cs="Times New Roman"/>
          <w:b/>
          <w:color w:val="auto"/>
          <w:sz w:val="26"/>
          <w:szCs w:val="26"/>
          <w:lang w:val="vi-VN"/>
        </w:rPr>
        <w:lastRenderedPageBreak/>
        <w:t>TÀI LIỆU THAM KHẢO</w:t>
      </w:r>
      <w:bookmarkEnd w:id="2136"/>
    </w:p>
    <w:p w14:paraId="4BC62189" w14:textId="77777777" w:rsidR="007F4720" w:rsidRDefault="007F4720" w:rsidP="007F4720">
      <w:pPr>
        <w:spacing w:line="312" w:lineRule="auto"/>
        <w:rPr>
          <w:ins w:id="2137" w:author="Mai Văn Chánh" w:date="2021-03-30T22:27:00Z"/>
          <w:rFonts w:ascii="Times New Roman" w:hAnsi="Times New Roman"/>
          <w:color w:val="000000" w:themeColor="text1"/>
          <w:sz w:val="26"/>
          <w:szCs w:val="26"/>
          <w:lang w:val="nl-NL"/>
        </w:rPr>
      </w:pPr>
    </w:p>
    <w:p w14:paraId="0B015938" w14:textId="77777777" w:rsidR="007F4720" w:rsidRDefault="007F4720" w:rsidP="007F4720">
      <w:pPr>
        <w:spacing w:line="312" w:lineRule="auto"/>
        <w:jc w:val="both"/>
        <w:rPr>
          <w:ins w:id="2138" w:author="Mai Văn Chánh" w:date="2021-03-30T22:27:00Z"/>
          <w:rFonts w:ascii="Times New Roman" w:hAnsi="Times New Roman"/>
          <w:color w:val="000000" w:themeColor="text1"/>
          <w:sz w:val="26"/>
          <w:szCs w:val="26"/>
        </w:rPr>
      </w:pPr>
      <w:ins w:id="2139" w:author="Mai Văn Chánh" w:date="2021-03-30T22:27:00Z">
        <w:r>
          <w:rPr>
            <w:rFonts w:ascii="Times New Roman" w:hAnsi="Times New Roman"/>
            <w:color w:val="000000" w:themeColor="text1"/>
            <w:sz w:val="26"/>
            <w:szCs w:val="26"/>
            <w:lang w:val="nl-NL"/>
          </w:rPr>
          <w:t>[1] “</w:t>
        </w:r>
        <w:r>
          <w:rPr>
            <w:rFonts w:ascii="Times New Roman" w:hAnsi="Times New Roman"/>
            <w:color w:val="000000" w:themeColor="text1"/>
            <w:sz w:val="26"/>
            <w:szCs w:val="26"/>
          </w:rPr>
          <w:t xml:space="preserve">Tài liệu lập trình Android Full – FPT Software” </w:t>
        </w:r>
        <w:r>
          <w:rPr>
            <w:rFonts w:ascii="Open Sans" w:hAnsi="Open Sans"/>
            <w:color w:val="0C0C0C"/>
            <w:shd w:val="clear" w:color="auto" w:fill="FFFFFF"/>
          </w:rPr>
          <w:t>https://cuongquach.com/</w:t>
        </w:r>
        <w:r>
          <w:rPr>
            <w:rFonts w:ascii="Times New Roman" w:hAnsi="Times New Roman"/>
            <w:color w:val="000000" w:themeColor="text1"/>
            <w:sz w:val="26"/>
            <w:szCs w:val="26"/>
            <w:lang w:val="nl-NL"/>
          </w:rPr>
          <w:t xml:space="preserve"> </w:t>
        </w:r>
      </w:ins>
    </w:p>
    <w:p w14:paraId="4DC861A8" w14:textId="77777777" w:rsidR="007F4720" w:rsidRDefault="007F4720" w:rsidP="007F4720">
      <w:pPr>
        <w:spacing w:line="312" w:lineRule="auto"/>
        <w:rPr>
          <w:ins w:id="2140" w:author="Mai Văn Chánh" w:date="2021-03-30T22:27:00Z"/>
          <w:rFonts w:ascii="Calibri" w:hAnsi="Calibri"/>
        </w:rPr>
      </w:pPr>
      <w:ins w:id="2141" w:author="Mai Văn Chánh" w:date="2021-03-30T22:27:00Z">
        <w:r>
          <w:rPr>
            <w:rFonts w:ascii="Times New Roman" w:hAnsi="Times New Roman"/>
            <w:color w:val="000000" w:themeColor="text1"/>
            <w:sz w:val="26"/>
            <w:szCs w:val="26"/>
          </w:rPr>
          <w:t xml:space="preserve">[2] " Lập trình androi kết nối sqlite," </w:t>
        </w:r>
        <w:r>
          <w:t xml:space="preserve">https://www.youtube.com/watch?v=bCtUd9npsQI </w:t>
        </w:r>
      </w:ins>
    </w:p>
    <w:p w14:paraId="1B57393C" w14:textId="77777777" w:rsidR="007F4720" w:rsidRDefault="007F4720" w:rsidP="007F4720">
      <w:pPr>
        <w:spacing w:line="312" w:lineRule="auto"/>
        <w:rPr>
          <w:ins w:id="2142" w:author="Mai Văn Chánh" w:date="2021-03-30T22:27:00Z"/>
          <w:rFonts w:ascii="Times New Roman" w:hAnsi="Times New Roman"/>
          <w:color w:val="000000" w:themeColor="text1"/>
          <w:sz w:val="26"/>
          <w:szCs w:val="26"/>
          <w:lang w:val="fr-FR"/>
        </w:rPr>
      </w:pPr>
      <w:ins w:id="2143" w:author="Mai Văn Chánh" w:date="2021-03-30T22:27:00Z">
        <w:r>
          <w:rPr>
            <w:rFonts w:ascii="Times New Roman" w:hAnsi="Times New Roman"/>
            <w:color w:val="000000" w:themeColor="text1"/>
            <w:sz w:val="26"/>
            <w:szCs w:val="26"/>
            <w:lang w:val="fr-FR"/>
          </w:rPr>
          <w:t>[3] http://hiepsiit.com/detail/android/laptrinhandroid</w:t>
        </w:r>
      </w:ins>
    </w:p>
    <w:p w14:paraId="7C3B660B" w14:textId="77777777" w:rsidR="007F4720" w:rsidRDefault="007F4720" w:rsidP="007F4720">
      <w:pPr>
        <w:pStyle w:val="11"/>
        <w:spacing w:line="312" w:lineRule="auto"/>
        <w:jc w:val="left"/>
        <w:rPr>
          <w:ins w:id="2144" w:author="Mai Văn Chánh" w:date="2021-03-30T22:27:00Z"/>
          <w:b w:val="0"/>
          <w:bCs/>
          <w:sz w:val="26"/>
          <w:lang w:val="vi-VN"/>
        </w:rPr>
      </w:pPr>
      <w:bookmarkStart w:id="2145" w:name="_Toc58674996"/>
      <w:ins w:id="2146" w:author="Mai Văn Chánh" w:date="2021-03-30T22:27:00Z">
        <w:r>
          <w:rPr>
            <w:b w:val="0"/>
            <w:bCs/>
            <w:sz w:val="26"/>
          </w:rPr>
          <w:t xml:space="preserve">[4] "LWikipedia," </w:t>
        </w:r>
        <w:r>
          <w:fldChar w:fldCharType="begin"/>
        </w:r>
        <w:r>
          <w:instrText xml:space="preserve"> HYPERLINK "https://en.wikipedia.org/wiki/l" </w:instrText>
        </w:r>
        <w:r>
          <w:fldChar w:fldCharType="separate"/>
        </w:r>
        <w:r>
          <w:rPr>
            <w:rStyle w:val="Hyperlink"/>
            <w:b w:val="0"/>
            <w:bCs/>
            <w:sz w:val="26"/>
          </w:rPr>
          <w:t>https://en.wikipedia.org/wiki</w:t>
        </w:r>
        <w:r>
          <w:fldChar w:fldCharType="end"/>
        </w:r>
        <w:bookmarkEnd w:id="2145"/>
      </w:ins>
    </w:p>
    <w:p w14:paraId="30C85AD9" w14:textId="0BFD4A4A" w:rsidR="006E788B" w:rsidRPr="00A622DF" w:rsidDel="007F4720" w:rsidRDefault="00977BDE" w:rsidP="007F4720">
      <w:pPr>
        <w:spacing w:line="276" w:lineRule="auto"/>
        <w:rPr>
          <w:del w:id="2147" w:author="Mai Văn Chánh" w:date="2021-03-30T22:27:00Z"/>
          <w:rFonts w:ascii="Times New Roman" w:eastAsia="Times New Roman" w:hAnsi="Times New Roman" w:cs="Times New Roman"/>
          <w:b/>
          <w:sz w:val="26"/>
          <w:szCs w:val="26"/>
          <w:shd w:val="clear" w:color="auto" w:fill="FFFFFF"/>
          <w:lang w:val="vi-VN"/>
        </w:rPr>
      </w:pPr>
      <w:del w:id="2148" w:author="Mai Văn Chánh" w:date="2021-03-30T22:27:00Z">
        <w:r w:rsidRPr="00A622DF" w:rsidDel="007F4720">
          <w:rPr>
            <w:rFonts w:ascii="Times New Roman" w:eastAsia="Times New Roman" w:hAnsi="Times New Roman" w:cs="Times New Roman"/>
            <w:b/>
            <w:sz w:val="26"/>
            <w:szCs w:val="26"/>
            <w:shd w:val="clear" w:color="auto" w:fill="FFFFFF"/>
            <w:lang w:val="vi-VN"/>
          </w:rPr>
          <w:delText>Tiếng Việt</w:delText>
        </w:r>
      </w:del>
    </w:p>
    <w:p w14:paraId="1151FF37" w14:textId="49C39503" w:rsidR="00977BDE" w:rsidDel="007F4720" w:rsidRDefault="00474158" w:rsidP="007F4720">
      <w:pPr>
        <w:spacing w:line="276" w:lineRule="auto"/>
        <w:rPr>
          <w:del w:id="2149" w:author="Mai Văn Chánh" w:date="2021-03-30T22:27:00Z"/>
          <w:rFonts w:ascii="Times New Roman" w:eastAsia="Times New Roman" w:hAnsi="Times New Roman" w:cs="Times New Roman"/>
          <w:sz w:val="26"/>
          <w:szCs w:val="26"/>
          <w:shd w:val="clear" w:color="auto" w:fill="FFFFFF"/>
          <w:lang w:val="vi-VN"/>
        </w:rPr>
      </w:pPr>
      <w:del w:id="2150" w:author="Mai Văn Chánh" w:date="2021-03-30T22:27:00Z">
        <w:r w:rsidDel="007F4720">
          <w:rPr>
            <w:rFonts w:ascii="Times New Roman" w:eastAsia="Times New Roman" w:hAnsi="Times New Roman" w:cs="Times New Roman"/>
            <w:sz w:val="26"/>
            <w:szCs w:val="26"/>
            <w:shd w:val="clear" w:color="auto" w:fill="FFFFFF"/>
            <w:lang w:val="vi-VN"/>
          </w:rPr>
          <w:delText>[1] Lê Hoàng Sơn (chủ biên), Nguyễn Thông Thọ (Tái bản 2018), Giáo trình Lập trình Android: Giáo trình cho bậc đại học ngành công nghệ thông tin.</w:delText>
        </w:r>
      </w:del>
    </w:p>
    <w:p w14:paraId="11B8A64B" w14:textId="60D2ECAB" w:rsidR="00474158" w:rsidDel="007F4720" w:rsidRDefault="00474158" w:rsidP="007F4720">
      <w:pPr>
        <w:spacing w:line="276" w:lineRule="auto"/>
        <w:rPr>
          <w:del w:id="2151" w:author="Mai Văn Chánh" w:date="2021-03-30T22:27:00Z"/>
          <w:rFonts w:ascii="Times New Roman" w:eastAsia="Times New Roman" w:hAnsi="Times New Roman" w:cs="Times New Roman"/>
          <w:sz w:val="26"/>
          <w:szCs w:val="26"/>
          <w:shd w:val="clear" w:color="auto" w:fill="FFFFFF"/>
          <w:lang w:val="vi-VN"/>
        </w:rPr>
      </w:pPr>
      <w:del w:id="2152" w:author="Mai Văn Chánh" w:date="2021-03-30T22:27:00Z">
        <w:r w:rsidDel="007F4720">
          <w:rPr>
            <w:rFonts w:ascii="Times New Roman" w:eastAsia="Times New Roman" w:hAnsi="Times New Roman" w:cs="Times New Roman"/>
            <w:sz w:val="26"/>
            <w:szCs w:val="26"/>
            <w:shd w:val="clear" w:color="auto" w:fill="FFFFFF"/>
            <w:lang w:val="vi-VN"/>
          </w:rPr>
          <w:delText>[2] Lê Hoàng Sử (chủ biên), Hồ Trung Thành, Trần Duy Thanh (2017), Giáo trình phát triển ứng dụng di động cơ bản.</w:delText>
        </w:r>
      </w:del>
    </w:p>
    <w:p w14:paraId="73D03F65" w14:textId="7264F15E" w:rsidR="001D12C9" w:rsidRPr="00A622DF" w:rsidDel="007F4720" w:rsidRDefault="001D12C9" w:rsidP="007F4720">
      <w:pPr>
        <w:spacing w:line="276" w:lineRule="auto"/>
        <w:rPr>
          <w:del w:id="2153" w:author="Mai Văn Chánh" w:date="2021-03-30T22:27:00Z"/>
          <w:rFonts w:ascii="Times New Roman" w:eastAsia="Times New Roman" w:hAnsi="Times New Roman" w:cs="Times New Roman"/>
          <w:sz w:val="26"/>
          <w:szCs w:val="26"/>
          <w:shd w:val="clear" w:color="auto" w:fill="FFFFFF"/>
          <w:lang w:val="vi-VN"/>
        </w:rPr>
      </w:pPr>
      <w:del w:id="2154" w:author="Mai Văn Chánh" w:date="2021-03-30T22:27:00Z">
        <w:r w:rsidDel="007F4720">
          <w:rPr>
            <w:rFonts w:ascii="Times New Roman" w:eastAsia="Times New Roman" w:hAnsi="Times New Roman" w:cs="Times New Roman"/>
            <w:sz w:val="26"/>
            <w:szCs w:val="26"/>
            <w:shd w:val="clear" w:color="auto" w:fill="FFFFFF"/>
            <w:lang w:val="vi-VN"/>
          </w:rPr>
          <w:delText>[3] Lê Văn Hưng (chủ biên), Hồ Thị Thảo Trang (2016), Lập trình cho thiết bị di động trên nền tảng Android.</w:delText>
        </w:r>
      </w:del>
    </w:p>
    <w:p w14:paraId="171CEFB8" w14:textId="1ECE0C2B" w:rsidR="00977BDE" w:rsidRPr="00A622DF" w:rsidDel="007F4720" w:rsidRDefault="00977BDE" w:rsidP="007F4720">
      <w:pPr>
        <w:spacing w:line="276" w:lineRule="auto"/>
        <w:rPr>
          <w:del w:id="2155" w:author="Mai Văn Chánh" w:date="2021-03-30T22:27:00Z"/>
          <w:rFonts w:ascii="Times New Roman" w:eastAsia="Times New Roman" w:hAnsi="Times New Roman" w:cs="Times New Roman"/>
          <w:b/>
          <w:sz w:val="26"/>
          <w:szCs w:val="26"/>
          <w:shd w:val="clear" w:color="auto" w:fill="FFFFFF"/>
          <w:lang w:val="vi-VN"/>
        </w:rPr>
      </w:pPr>
      <w:del w:id="2156" w:author="Mai Văn Chánh" w:date="2021-03-30T22:27:00Z">
        <w:r w:rsidRPr="00A622DF" w:rsidDel="007F4720">
          <w:rPr>
            <w:rFonts w:ascii="Times New Roman" w:eastAsia="Times New Roman" w:hAnsi="Times New Roman" w:cs="Times New Roman"/>
            <w:b/>
            <w:sz w:val="26"/>
            <w:szCs w:val="26"/>
            <w:shd w:val="clear" w:color="auto" w:fill="FFFFFF"/>
            <w:lang w:val="vi-VN"/>
          </w:rPr>
          <w:delText>Tiếng Anh</w:delText>
        </w:r>
      </w:del>
    </w:p>
    <w:p w14:paraId="4C251A38" w14:textId="0F7EDBB5" w:rsidR="00977BDE" w:rsidDel="007F4720" w:rsidRDefault="0079713E" w:rsidP="007F4720">
      <w:pPr>
        <w:spacing w:line="276" w:lineRule="auto"/>
        <w:rPr>
          <w:del w:id="2157" w:author="Mai Văn Chánh" w:date="2021-03-30T22:27:00Z"/>
          <w:rFonts w:ascii="Times New Roman" w:eastAsia="Times New Roman" w:hAnsi="Times New Roman" w:cs="Times New Roman"/>
          <w:sz w:val="26"/>
          <w:szCs w:val="26"/>
          <w:shd w:val="clear" w:color="auto" w:fill="FFFFFF"/>
          <w:lang w:val="vi-VN"/>
        </w:rPr>
      </w:pPr>
      <w:del w:id="2158" w:author="Mai Văn Chánh" w:date="2021-03-30T22:27:00Z">
        <w:r w:rsidDel="007F4720">
          <w:rPr>
            <w:rFonts w:ascii="Times New Roman" w:eastAsia="Times New Roman" w:hAnsi="Times New Roman" w:cs="Times New Roman"/>
            <w:sz w:val="26"/>
            <w:szCs w:val="26"/>
            <w:shd w:val="clear" w:color="auto" w:fill="FFFFFF"/>
            <w:lang w:val="vi-VN"/>
          </w:rPr>
          <w:delText>[4] Reto Meier (2012), Professional Android 4 application development.</w:delText>
        </w:r>
      </w:del>
    </w:p>
    <w:p w14:paraId="466BAEE9" w14:textId="1B8C8790" w:rsidR="0079713E" w:rsidRPr="00A622DF" w:rsidDel="007F4720" w:rsidRDefault="0079713E" w:rsidP="007F4720">
      <w:pPr>
        <w:spacing w:line="276" w:lineRule="auto"/>
        <w:rPr>
          <w:del w:id="2159" w:author="Mai Văn Chánh" w:date="2021-03-30T22:27:00Z"/>
          <w:rFonts w:ascii="Times New Roman" w:eastAsia="Times New Roman" w:hAnsi="Times New Roman" w:cs="Times New Roman"/>
          <w:sz w:val="26"/>
          <w:szCs w:val="26"/>
          <w:shd w:val="clear" w:color="auto" w:fill="FFFFFF"/>
          <w:lang w:val="vi-VN"/>
        </w:rPr>
      </w:pPr>
      <w:del w:id="2160" w:author="Mai Văn Chánh" w:date="2021-03-30T22:27:00Z">
        <w:r w:rsidDel="007F4720">
          <w:rPr>
            <w:rFonts w:ascii="Times New Roman" w:eastAsia="Times New Roman" w:hAnsi="Times New Roman" w:cs="Times New Roman"/>
            <w:sz w:val="26"/>
            <w:szCs w:val="26"/>
            <w:shd w:val="clear" w:color="auto" w:fill="FFFFFF"/>
            <w:lang w:val="vi-VN"/>
          </w:rPr>
          <w:delText>[5] Jeff Friesen (2010), Learn Java for Android development</w:delText>
        </w:r>
      </w:del>
    </w:p>
    <w:p w14:paraId="2C21EEF2" w14:textId="27C7F9F2" w:rsidR="00977BDE" w:rsidRPr="00A622DF" w:rsidDel="007F4720" w:rsidRDefault="00977BDE" w:rsidP="007F4720">
      <w:pPr>
        <w:spacing w:line="276" w:lineRule="auto"/>
        <w:rPr>
          <w:del w:id="2161" w:author="Mai Văn Chánh" w:date="2021-03-30T22:27:00Z"/>
          <w:rFonts w:ascii="Times New Roman" w:eastAsia="Times New Roman" w:hAnsi="Times New Roman" w:cs="Times New Roman"/>
          <w:b/>
          <w:sz w:val="26"/>
          <w:szCs w:val="26"/>
          <w:shd w:val="clear" w:color="auto" w:fill="FFFFFF"/>
          <w:lang w:val="vi-VN"/>
        </w:rPr>
      </w:pPr>
      <w:del w:id="2162" w:author="Mai Văn Chánh" w:date="2021-03-30T22:27:00Z">
        <w:r w:rsidRPr="00A622DF" w:rsidDel="007F4720">
          <w:rPr>
            <w:rFonts w:ascii="Times New Roman" w:eastAsia="Times New Roman" w:hAnsi="Times New Roman" w:cs="Times New Roman"/>
            <w:b/>
            <w:sz w:val="26"/>
            <w:szCs w:val="26"/>
            <w:shd w:val="clear" w:color="auto" w:fill="FFFFFF"/>
            <w:lang w:val="vi-VN"/>
          </w:rPr>
          <w:delText>Website</w:delText>
        </w:r>
      </w:del>
    </w:p>
    <w:p w14:paraId="2CD88CA3" w14:textId="50CAA212" w:rsidR="00977BDE" w:rsidDel="007F4720" w:rsidRDefault="00836371" w:rsidP="007F4720">
      <w:pPr>
        <w:spacing w:line="276" w:lineRule="auto"/>
        <w:rPr>
          <w:del w:id="2163" w:author="Mai Văn Chánh" w:date="2021-03-30T22:27:00Z"/>
          <w:rFonts w:ascii="Times New Roman" w:eastAsia="Times New Roman" w:hAnsi="Times New Roman" w:cs="Times New Roman"/>
          <w:sz w:val="26"/>
          <w:szCs w:val="26"/>
          <w:shd w:val="clear" w:color="auto" w:fill="FFFFFF"/>
          <w:lang w:val="vi-VN"/>
        </w:rPr>
      </w:pPr>
      <w:del w:id="2164" w:author="Mai Văn Chánh" w:date="2021-03-30T22:27:00Z">
        <w:r w:rsidDel="007F4720">
          <w:rPr>
            <w:rFonts w:ascii="Times New Roman" w:eastAsia="Times New Roman" w:hAnsi="Times New Roman" w:cs="Times New Roman"/>
            <w:sz w:val="26"/>
            <w:szCs w:val="26"/>
            <w:shd w:val="clear" w:color="auto" w:fill="FFFFFF"/>
            <w:lang w:val="vi-VN"/>
          </w:rPr>
          <w:delText>[6] Trung tâm đào tạo tin học Khoa Phạm (2017), Lập trình Android A-Z, Youtube.</w:delText>
        </w:r>
      </w:del>
    </w:p>
    <w:p w14:paraId="0A981113" w14:textId="7E36647F" w:rsidR="00E922CD" w:rsidDel="007F4720" w:rsidRDefault="00F91A51" w:rsidP="007F4720">
      <w:pPr>
        <w:spacing w:line="276" w:lineRule="auto"/>
        <w:rPr>
          <w:del w:id="2165" w:author="Mai Văn Chánh" w:date="2021-03-30T22:27:00Z"/>
          <w:rFonts w:ascii="Times New Roman" w:eastAsia="Times New Roman" w:hAnsi="Times New Roman" w:cs="Times New Roman"/>
          <w:sz w:val="26"/>
          <w:szCs w:val="26"/>
          <w:shd w:val="clear" w:color="auto" w:fill="FFFFFF"/>
          <w:lang w:val="vi-VN"/>
        </w:rPr>
      </w:pPr>
      <w:del w:id="2166" w:author="Mai Văn Chánh" w:date="2021-03-30T22:27:00Z">
        <w:r w:rsidDel="007F4720">
          <w:rPr>
            <w:rFonts w:ascii="Times New Roman" w:eastAsia="Times New Roman" w:hAnsi="Times New Roman" w:cs="Times New Roman"/>
            <w:sz w:val="26"/>
            <w:szCs w:val="26"/>
            <w:shd w:val="clear" w:color="auto" w:fill="FFFFFF"/>
            <w:lang w:val="vi-VN"/>
          </w:rPr>
          <w:delText xml:space="preserve">[7] </w:delText>
        </w:r>
        <w:r w:rsidR="00361FD5" w:rsidRPr="00361FD5" w:rsidDel="007F4720">
          <w:rPr>
            <w:rFonts w:ascii="Times New Roman" w:eastAsia="Times New Roman" w:hAnsi="Times New Roman" w:cs="Times New Roman"/>
            <w:sz w:val="26"/>
            <w:szCs w:val="26"/>
            <w:shd w:val="clear" w:color="auto" w:fill="FFFFFF"/>
            <w:lang w:val="vi-VN"/>
          </w:rPr>
          <w:delText>https://developer.android.com/reference?fbclid=IwAR2uTloGFjn1t9bI82frZ3s9BGlIxEADQQJ7MC_GxFNTEVg61eBS9SrpCX4</w:delText>
        </w:r>
      </w:del>
    </w:p>
    <w:p w14:paraId="06D3C0CD" w14:textId="62B819E4" w:rsidR="00F91A51" w:rsidDel="007F4720" w:rsidRDefault="00F91A51" w:rsidP="007F4720">
      <w:pPr>
        <w:spacing w:line="276" w:lineRule="auto"/>
        <w:rPr>
          <w:del w:id="2167" w:author="Mai Văn Chánh" w:date="2021-03-30T22:27:00Z"/>
          <w:rFonts w:ascii="Times New Roman" w:eastAsia="Times New Roman" w:hAnsi="Times New Roman" w:cs="Times New Roman"/>
          <w:sz w:val="26"/>
          <w:szCs w:val="26"/>
          <w:shd w:val="clear" w:color="auto" w:fill="FFFFFF"/>
          <w:lang w:val="vi-VN"/>
        </w:rPr>
      </w:pPr>
      <w:del w:id="2168" w:author="Mai Văn Chánh" w:date="2021-03-30T22:27:00Z">
        <w:r w:rsidDel="007F4720">
          <w:rPr>
            <w:rFonts w:ascii="Times New Roman" w:eastAsia="Times New Roman" w:hAnsi="Times New Roman" w:cs="Times New Roman"/>
            <w:sz w:val="26"/>
            <w:szCs w:val="26"/>
            <w:shd w:val="clear" w:color="auto" w:fill="FFFFFF"/>
            <w:lang w:val="vi-VN"/>
          </w:rPr>
          <w:delText xml:space="preserve">[8] </w:delText>
        </w:r>
        <w:r w:rsidR="00361FD5" w:rsidDel="007F4720">
          <w:rPr>
            <w:rFonts w:ascii="Times New Roman" w:eastAsia="Times New Roman" w:hAnsi="Times New Roman" w:cs="Times New Roman"/>
            <w:sz w:val="26"/>
            <w:szCs w:val="26"/>
            <w:shd w:val="clear" w:color="auto" w:fill="FFFFFF"/>
            <w:lang w:val="vi-VN"/>
          </w:rPr>
          <w:delText>https://www.tutorialspoint.com/android/index.htm?fbclid=IwAR0dtlJdnv_UNFz_AFz0zMlpDLI7_biyl7jW4neHZ2W-1GBuJwvjV58_U1o</w:delText>
        </w:r>
      </w:del>
    </w:p>
    <w:p w14:paraId="0498231C" w14:textId="77777777" w:rsidR="00361FD5" w:rsidRPr="00A622DF" w:rsidRDefault="00361FD5" w:rsidP="007F4720">
      <w:pPr>
        <w:spacing w:line="276" w:lineRule="auto"/>
        <w:rPr>
          <w:rFonts w:ascii="Times New Roman" w:eastAsia="Times New Roman" w:hAnsi="Times New Roman" w:cs="Times New Roman"/>
          <w:sz w:val="26"/>
          <w:szCs w:val="26"/>
          <w:shd w:val="clear" w:color="auto" w:fill="FFFFFF"/>
          <w:lang w:val="vi-VN"/>
        </w:rPr>
      </w:pPr>
    </w:p>
    <w:sectPr w:rsidR="00361FD5" w:rsidRPr="00A622DF" w:rsidSect="00305CA5">
      <w:footerReference w:type="default" r:id="rId48"/>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2055C" w14:textId="77777777" w:rsidR="00227CEE" w:rsidRDefault="00227CEE" w:rsidP="00305CA5">
      <w:pPr>
        <w:spacing w:after="0" w:line="240" w:lineRule="auto"/>
      </w:pPr>
      <w:r>
        <w:separator/>
      </w:r>
    </w:p>
  </w:endnote>
  <w:endnote w:type="continuationSeparator" w:id="0">
    <w:p w14:paraId="4F0D2745" w14:textId="77777777" w:rsidR="00227CEE" w:rsidRDefault="00227CEE" w:rsidP="00305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334873"/>
      <w:docPartObj>
        <w:docPartGallery w:val="Page Numbers (Bottom of Page)"/>
        <w:docPartUnique/>
      </w:docPartObj>
    </w:sdtPr>
    <w:sdtEndPr>
      <w:rPr>
        <w:rFonts w:ascii="Times New Roman" w:hAnsi="Times New Roman" w:cs="Times New Roman"/>
        <w:noProof/>
        <w:sz w:val="26"/>
        <w:szCs w:val="26"/>
      </w:rPr>
    </w:sdtEndPr>
    <w:sdtContent>
      <w:p w14:paraId="51A18B3B" w14:textId="77777777" w:rsidR="009626DD" w:rsidRPr="00305CA5" w:rsidRDefault="009626DD">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Pr>
            <w:rFonts w:ascii="Times New Roman" w:hAnsi="Times New Roman" w:cs="Times New Roman"/>
            <w:noProof/>
            <w:sz w:val="26"/>
            <w:szCs w:val="26"/>
          </w:rPr>
          <w:t>x</w:t>
        </w:r>
        <w:r w:rsidRPr="00305CA5">
          <w:rPr>
            <w:rFonts w:ascii="Times New Roman" w:hAnsi="Times New Roman" w:cs="Times New Roman"/>
            <w:noProof/>
            <w:sz w:val="26"/>
            <w:szCs w:val="26"/>
          </w:rPr>
          <w:fldChar w:fldCharType="end"/>
        </w:r>
      </w:p>
    </w:sdtContent>
  </w:sdt>
  <w:p w14:paraId="3D672A5B" w14:textId="77777777" w:rsidR="009626DD" w:rsidRDefault="009626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5644400"/>
      <w:docPartObj>
        <w:docPartGallery w:val="Page Numbers (Bottom of Page)"/>
        <w:docPartUnique/>
      </w:docPartObj>
    </w:sdtPr>
    <w:sdtEndPr>
      <w:rPr>
        <w:rFonts w:ascii="Times New Roman" w:hAnsi="Times New Roman" w:cs="Times New Roman"/>
        <w:noProof/>
        <w:sz w:val="26"/>
        <w:szCs w:val="26"/>
      </w:rPr>
    </w:sdtEndPr>
    <w:sdtContent>
      <w:p w14:paraId="14FC747A" w14:textId="77777777" w:rsidR="009626DD" w:rsidRPr="00305CA5" w:rsidRDefault="009626DD">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Pr>
            <w:rFonts w:ascii="Times New Roman" w:hAnsi="Times New Roman" w:cs="Times New Roman"/>
            <w:noProof/>
            <w:sz w:val="26"/>
            <w:szCs w:val="26"/>
          </w:rPr>
          <w:t>25</w:t>
        </w:r>
        <w:r w:rsidRPr="00305CA5">
          <w:rPr>
            <w:rFonts w:ascii="Times New Roman" w:hAnsi="Times New Roman" w:cs="Times New Roman"/>
            <w:noProof/>
            <w:sz w:val="26"/>
            <w:szCs w:val="26"/>
          </w:rPr>
          <w:fldChar w:fldCharType="end"/>
        </w:r>
      </w:p>
    </w:sdtContent>
  </w:sdt>
  <w:p w14:paraId="340D1CF3" w14:textId="77777777" w:rsidR="009626DD" w:rsidRDefault="00962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31F5F" w14:textId="77777777" w:rsidR="00227CEE" w:rsidRDefault="00227CEE" w:rsidP="00305CA5">
      <w:pPr>
        <w:spacing w:after="0" w:line="240" w:lineRule="auto"/>
      </w:pPr>
      <w:r>
        <w:separator/>
      </w:r>
    </w:p>
  </w:footnote>
  <w:footnote w:type="continuationSeparator" w:id="0">
    <w:p w14:paraId="04296FB7" w14:textId="77777777" w:rsidR="00227CEE" w:rsidRDefault="00227CEE" w:rsidP="00305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7DE5"/>
    <w:multiLevelType w:val="hybridMultilevel"/>
    <w:tmpl w:val="0ACC6DA2"/>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 w15:restartNumberingAfterBreak="0">
    <w:nsid w:val="06982ADA"/>
    <w:multiLevelType w:val="multilevel"/>
    <w:tmpl w:val="2E12C8C6"/>
    <w:lvl w:ilvl="0">
      <w:start w:val="1"/>
      <w:numFmt w:val="decimal"/>
      <w:lvlText w:val="%1."/>
      <w:lvlJc w:val="left"/>
      <w:pPr>
        <w:ind w:left="408" w:hanging="408"/>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BA455F0"/>
    <w:multiLevelType w:val="hybridMultilevel"/>
    <w:tmpl w:val="436A9DC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3" w15:restartNumberingAfterBreak="0">
    <w:nsid w:val="0DDE1D34"/>
    <w:multiLevelType w:val="hybridMultilevel"/>
    <w:tmpl w:val="7B3E55B8"/>
    <w:lvl w:ilvl="0" w:tplc="CFFA58D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716B33"/>
    <w:multiLevelType w:val="hybridMultilevel"/>
    <w:tmpl w:val="81FAE0D8"/>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start w:val="1"/>
      <w:numFmt w:val="bullet"/>
      <w:lvlText w:val=""/>
      <w:lvlJc w:val="left"/>
      <w:pPr>
        <w:ind w:left="3370" w:hanging="360"/>
      </w:pPr>
      <w:rPr>
        <w:rFonts w:ascii="Symbol" w:hAnsi="Symbol" w:hint="default"/>
      </w:rPr>
    </w:lvl>
    <w:lvl w:ilvl="4" w:tplc="04090003">
      <w:start w:val="1"/>
      <w:numFmt w:val="bullet"/>
      <w:lvlText w:val="o"/>
      <w:lvlJc w:val="left"/>
      <w:pPr>
        <w:ind w:left="4090" w:hanging="360"/>
      </w:pPr>
      <w:rPr>
        <w:rFonts w:ascii="Courier New" w:hAnsi="Courier New" w:cs="Courier New" w:hint="default"/>
      </w:rPr>
    </w:lvl>
    <w:lvl w:ilvl="5" w:tplc="04090005">
      <w:start w:val="1"/>
      <w:numFmt w:val="bullet"/>
      <w:lvlText w:val=""/>
      <w:lvlJc w:val="left"/>
      <w:pPr>
        <w:ind w:left="4810" w:hanging="360"/>
      </w:pPr>
      <w:rPr>
        <w:rFonts w:ascii="Wingdings" w:hAnsi="Wingdings" w:hint="default"/>
      </w:rPr>
    </w:lvl>
    <w:lvl w:ilvl="6" w:tplc="04090001">
      <w:start w:val="1"/>
      <w:numFmt w:val="bullet"/>
      <w:lvlText w:val=""/>
      <w:lvlJc w:val="left"/>
      <w:pPr>
        <w:ind w:left="5530" w:hanging="360"/>
      </w:pPr>
      <w:rPr>
        <w:rFonts w:ascii="Symbol" w:hAnsi="Symbol" w:hint="default"/>
      </w:rPr>
    </w:lvl>
    <w:lvl w:ilvl="7" w:tplc="04090003">
      <w:start w:val="1"/>
      <w:numFmt w:val="bullet"/>
      <w:lvlText w:val="o"/>
      <w:lvlJc w:val="left"/>
      <w:pPr>
        <w:ind w:left="6250" w:hanging="360"/>
      </w:pPr>
      <w:rPr>
        <w:rFonts w:ascii="Courier New" w:hAnsi="Courier New" w:cs="Courier New" w:hint="default"/>
      </w:rPr>
    </w:lvl>
    <w:lvl w:ilvl="8" w:tplc="04090005">
      <w:start w:val="1"/>
      <w:numFmt w:val="bullet"/>
      <w:lvlText w:val=""/>
      <w:lvlJc w:val="left"/>
      <w:pPr>
        <w:ind w:left="6970" w:hanging="360"/>
      </w:pPr>
      <w:rPr>
        <w:rFonts w:ascii="Wingdings" w:hAnsi="Wingdings" w:hint="default"/>
      </w:rPr>
    </w:lvl>
  </w:abstractNum>
  <w:abstractNum w:abstractNumId="5" w15:restartNumberingAfterBreak="0">
    <w:nsid w:val="21A735FD"/>
    <w:multiLevelType w:val="hybridMultilevel"/>
    <w:tmpl w:val="C860A0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6572DC"/>
    <w:multiLevelType w:val="hybridMultilevel"/>
    <w:tmpl w:val="7414AFD4"/>
    <w:lvl w:ilvl="0" w:tplc="3A10C030">
      <w:start w:val="1"/>
      <w:numFmt w:val="bullet"/>
      <w:lvlText w:val="–"/>
      <w:lvlJc w:val="left"/>
      <w:pPr>
        <w:ind w:left="2160" w:hanging="360"/>
      </w:pPr>
      <w:rPr>
        <w:rFonts w:ascii="Source Sans Pro" w:hAnsi="Source Sans Pro"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7" w15:restartNumberingAfterBreak="0">
    <w:nsid w:val="2471418C"/>
    <w:multiLevelType w:val="hybridMultilevel"/>
    <w:tmpl w:val="99BC4EB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88C3754"/>
    <w:multiLevelType w:val="hybridMultilevel"/>
    <w:tmpl w:val="B978BE78"/>
    <w:lvl w:ilvl="0" w:tplc="CFFA58D8">
      <w:start w:val="2"/>
      <w:numFmt w:val="bullet"/>
      <w:lvlText w:val="-"/>
      <w:lvlJc w:val="left"/>
      <w:pPr>
        <w:ind w:left="720" w:hanging="360"/>
      </w:pPr>
      <w:rPr>
        <w:rFonts w:ascii="Times New Roman" w:eastAsia="Calibri" w:hAnsi="Times New Roman" w:cs="Times New Roman" w:hint="default"/>
      </w:rPr>
    </w:lvl>
    <w:lvl w:ilvl="1" w:tplc="3A10C030">
      <w:start w:val="1"/>
      <w:numFmt w:val="bullet"/>
      <w:lvlText w:val="–"/>
      <w:lvlJc w:val="left"/>
      <w:pPr>
        <w:ind w:left="1440" w:hanging="360"/>
      </w:pPr>
      <w:rPr>
        <w:rFonts w:ascii="Source Sans Pro" w:hAnsi="Source Sans Pro"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7B75A5"/>
    <w:multiLevelType w:val="hybridMultilevel"/>
    <w:tmpl w:val="184EAF7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BFB03C4"/>
    <w:multiLevelType w:val="multilevel"/>
    <w:tmpl w:val="65365FD0"/>
    <w:lvl w:ilvl="0">
      <w:start w:val="2"/>
      <w:numFmt w:val="bullet"/>
      <w:lvlText w:val="-"/>
      <w:lvlJc w:val="left"/>
      <w:pPr>
        <w:ind w:left="1800" w:hanging="360"/>
      </w:pPr>
      <w:rPr>
        <w:rFonts w:ascii="Times New Roman" w:eastAsia="Calibri" w:hAnsi="Times New Roman" w:cs="Times New Roman" w:hint="default"/>
      </w:rPr>
    </w:lvl>
    <w:lvl w:ilvl="1">
      <w:start w:val="1"/>
      <w:numFmt w:val="decimal"/>
      <w:lvlText w:val="%2."/>
      <w:lvlJc w:val="left"/>
      <w:pPr>
        <w:ind w:left="1800" w:hanging="720"/>
      </w:pPr>
    </w:lvl>
    <w:lvl w:ilvl="2">
      <w:start w:val="1"/>
      <w:numFmt w:val="decimal"/>
      <w:isLgl/>
      <w:lvlText w:val="%1.%2.%3."/>
      <w:lvlJc w:val="left"/>
      <w:pPr>
        <w:ind w:left="2520" w:hanging="720"/>
      </w:pPr>
    </w:lvl>
    <w:lvl w:ilvl="3">
      <w:start w:val="1"/>
      <w:numFmt w:val="decimal"/>
      <w:isLgl/>
      <w:lvlText w:val="%1.%2.%3.%4."/>
      <w:lvlJc w:val="left"/>
      <w:pPr>
        <w:ind w:left="3240" w:hanging="1080"/>
      </w:pPr>
    </w:lvl>
    <w:lvl w:ilvl="4">
      <w:start w:val="1"/>
      <w:numFmt w:val="decimal"/>
      <w:isLgl/>
      <w:lvlText w:val="%1.%2.%3.%4.%5."/>
      <w:lvlJc w:val="left"/>
      <w:pPr>
        <w:ind w:left="3600" w:hanging="1080"/>
      </w:pPr>
    </w:lvl>
    <w:lvl w:ilvl="5">
      <w:start w:val="1"/>
      <w:numFmt w:val="decimal"/>
      <w:isLgl/>
      <w:lvlText w:val="%1.%2.%3.%4.%5.%6."/>
      <w:lvlJc w:val="left"/>
      <w:pPr>
        <w:ind w:left="4320" w:hanging="1440"/>
      </w:pPr>
    </w:lvl>
    <w:lvl w:ilvl="6">
      <w:start w:val="1"/>
      <w:numFmt w:val="decimal"/>
      <w:isLgl/>
      <w:lvlText w:val="%1.%2.%3.%4.%5.%6.%7."/>
      <w:lvlJc w:val="left"/>
      <w:pPr>
        <w:ind w:left="5040" w:hanging="1800"/>
      </w:pPr>
    </w:lvl>
    <w:lvl w:ilvl="7">
      <w:start w:val="1"/>
      <w:numFmt w:val="decimal"/>
      <w:isLgl/>
      <w:lvlText w:val="%1.%2.%3.%4.%5.%6.%7.%8."/>
      <w:lvlJc w:val="left"/>
      <w:pPr>
        <w:ind w:left="5400" w:hanging="1800"/>
      </w:pPr>
    </w:lvl>
    <w:lvl w:ilvl="8">
      <w:start w:val="1"/>
      <w:numFmt w:val="decimal"/>
      <w:isLgl/>
      <w:lvlText w:val="%1.%2.%3.%4.%5.%6.%7.%8.%9."/>
      <w:lvlJc w:val="left"/>
      <w:pPr>
        <w:ind w:left="6120" w:hanging="2160"/>
      </w:pPr>
    </w:lvl>
  </w:abstractNum>
  <w:abstractNum w:abstractNumId="11" w15:restartNumberingAfterBreak="0">
    <w:nsid w:val="32774B51"/>
    <w:multiLevelType w:val="multilevel"/>
    <w:tmpl w:val="3A563FE4"/>
    <w:lvl w:ilvl="0">
      <w:start w:val="1"/>
      <w:numFmt w:val="decimal"/>
      <w:lvlText w:val="%1"/>
      <w:lvlJc w:val="left"/>
      <w:pPr>
        <w:ind w:left="640" w:hanging="640"/>
      </w:pPr>
    </w:lvl>
    <w:lvl w:ilvl="1">
      <w:start w:val="1"/>
      <w:numFmt w:val="decimal"/>
      <w:lvlText w:val="%1.%2"/>
      <w:lvlJc w:val="left"/>
      <w:pPr>
        <w:ind w:left="640" w:hanging="640"/>
      </w:pPr>
    </w:lvl>
    <w:lvl w:ilvl="2">
      <w:start w:val="1"/>
      <w:numFmt w:val="decimal"/>
      <w:lvlText w:val="%1.%2.%3"/>
      <w:lvlJc w:val="left"/>
      <w:pPr>
        <w:ind w:left="1003"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12" w15:restartNumberingAfterBreak="0">
    <w:nsid w:val="5F0A4655"/>
    <w:multiLevelType w:val="multilevel"/>
    <w:tmpl w:val="E3F4CDFE"/>
    <w:lvl w:ilvl="0">
      <w:start w:val="1"/>
      <w:numFmt w:val="decimal"/>
      <w:lvlText w:val="%1."/>
      <w:lvlJc w:val="left"/>
      <w:pPr>
        <w:ind w:left="1080" w:hanging="360"/>
      </w:pPr>
    </w:lvl>
    <w:lvl w:ilvl="1">
      <w:start w:val="1"/>
      <w:numFmt w:val="decimal"/>
      <w:lvlText w:val="%2."/>
      <w:lvlJc w:val="left"/>
      <w:pPr>
        <w:ind w:left="108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5FF175A5"/>
    <w:multiLevelType w:val="hybridMultilevel"/>
    <w:tmpl w:val="2642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51B8F"/>
    <w:multiLevelType w:val="hybridMultilevel"/>
    <w:tmpl w:val="E2A6ACD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68111401"/>
    <w:multiLevelType w:val="hybridMultilevel"/>
    <w:tmpl w:val="38F684B8"/>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16" w15:restartNumberingAfterBreak="0">
    <w:nsid w:val="6AED5F84"/>
    <w:multiLevelType w:val="hybridMultilevel"/>
    <w:tmpl w:val="40C421AA"/>
    <w:lvl w:ilvl="0" w:tplc="04090003">
      <w:start w:val="1"/>
      <w:numFmt w:val="bullet"/>
      <w:lvlText w:val="o"/>
      <w:lvlJc w:val="left"/>
      <w:pPr>
        <w:ind w:left="1778" w:hanging="360"/>
      </w:pPr>
      <w:rPr>
        <w:rFonts w:ascii="Courier New" w:hAnsi="Courier New" w:cs="Courier New"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17" w15:restartNumberingAfterBreak="0">
    <w:nsid w:val="6D9A0A8D"/>
    <w:multiLevelType w:val="hybridMultilevel"/>
    <w:tmpl w:val="9AF2D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13F71"/>
    <w:multiLevelType w:val="hybridMultilevel"/>
    <w:tmpl w:val="2A32220C"/>
    <w:lvl w:ilvl="0" w:tplc="3A10C030">
      <w:start w:val="1"/>
      <w:numFmt w:val="bullet"/>
      <w:lvlText w:val="–"/>
      <w:lvlJc w:val="left"/>
      <w:pPr>
        <w:ind w:left="1800" w:hanging="360"/>
      </w:pPr>
      <w:rPr>
        <w:rFonts w:ascii="Source Sans Pro" w:hAnsi="Source Sans Pro"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741B6EFC"/>
    <w:multiLevelType w:val="hybridMultilevel"/>
    <w:tmpl w:val="0C7C73E0"/>
    <w:lvl w:ilvl="0" w:tplc="3A10C030">
      <w:start w:val="1"/>
      <w:numFmt w:val="bullet"/>
      <w:lvlText w:val="–"/>
      <w:lvlJc w:val="left"/>
      <w:pPr>
        <w:ind w:left="1890" w:hanging="360"/>
      </w:pPr>
      <w:rPr>
        <w:rFonts w:ascii="Source Sans Pro" w:hAnsi="Source Sans Pro" w:hint="default"/>
      </w:rPr>
    </w:lvl>
    <w:lvl w:ilvl="1" w:tplc="042A0003">
      <w:start w:val="1"/>
      <w:numFmt w:val="bullet"/>
      <w:lvlText w:val="o"/>
      <w:lvlJc w:val="left"/>
      <w:pPr>
        <w:ind w:left="3600" w:hanging="360"/>
      </w:pPr>
      <w:rPr>
        <w:rFonts w:ascii="Courier New" w:hAnsi="Courier New" w:cs="Courier New" w:hint="default"/>
      </w:rPr>
    </w:lvl>
    <w:lvl w:ilvl="2" w:tplc="042A0005">
      <w:start w:val="1"/>
      <w:numFmt w:val="bullet"/>
      <w:lvlText w:val=""/>
      <w:lvlJc w:val="left"/>
      <w:pPr>
        <w:ind w:left="4320" w:hanging="360"/>
      </w:pPr>
      <w:rPr>
        <w:rFonts w:ascii="Wingdings" w:hAnsi="Wingdings" w:hint="default"/>
      </w:rPr>
    </w:lvl>
    <w:lvl w:ilvl="3" w:tplc="042A0001">
      <w:start w:val="1"/>
      <w:numFmt w:val="bullet"/>
      <w:lvlText w:val=""/>
      <w:lvlJc w:val="left"/>
      <w:pPr>
        <w:ind w:left="5040" w:hanging="360"/>
      </w:pPr>
      <w:rPr>
        <w:rFonts w:ascii="Symbol" w:hAnsi="Symbol" w:hint="default"/>
      </w:rPr>
    </w:lvl>
    <w:lvl w:ilvl="4" w:tplc="042A0003">
      <w:start w:val="1"/>
      <w:numFmt w:val="bullet"/>
      <w:lvlText w:val="o"/>
      <w:lvlJc w:val="left"/>
      <w:pPr>
        <w:ind w:left="5760" w:hanging="360"/>
      </w:pPr>
      <w:rPr>
        <w:rFonts w:ascii="Courier New" w:hAnsi="Courier New" w:cs="Courier New" w:hint="default"/>
      </w:rPr>
    </w:lvl>
    <w:lvl w:ilvl="5" w:tplc="042A0005">
      <w:start w:val="1"/>
      <w:numFmt w:val="bullet"/>
      <w:lvlText w:val=""/>
      <w:lvlJc w:val="left"/>
      <w:pPr>
        <w:ind w:left="6480" w:hanging="360"/>
      </w:pPr>
      <w:rPr>
        <w:rFonts w:ascii="Wingdings" w:hAnsi="Wingdings" w:hint="default"/>
      </w:rPr>
    </w:lvl>
    <w:lvl w:ilvl="6" w:tplc="042A0001">
      <w:start w:val="1"/>
      <w:numFmt w:val="bullet"/>
      <w:lvlText w:val=""/>
      <w:lvlJc w:val="left"/>
      <w:pPr>
        <w:ind w:left="7200" w:hanging="360"/>
      </w:pPr>
      <w:rPr>
        <w:rFonts w:ascii="Symbol" w:hAnsi="Symbol" w:hint="default"/>
      </w:rPr>
    </w:lvl>
    <w:lvl w:ilvl="7" w:tplc="042A0003">
      <w:start w:val="1"/>
      <w:numFmt w:val="bullet"/>
      <w:lvlText w:val="o"/>
      <w:lvlJc w:val="left"/>
      <w:pPr>
        <w:ind w:left="7920" w:hanging="360"/>
      </w:pPr>
      <w:rPr>
        <w:rFonts w:ascii="Courier New" w:hAnsi="Courier New" w:cs="Courier New" w:hint="default"/>
      </w:rPr>
    </w:lvl>
    <w:lvl w:ilvl="8" w:tplc="042A0005">
      <w:start w:val="1"/>
      <w:numFmt w:val="bullet"/>
      <w:lvlText w:val=""/>
      <w:lvlJc w:val="left"/>
      <w:pPr>
        <w:ind w:left="8640" w:hanging="360"/>
      </w:pPr>
      <w:rPr>
        <w:rFonts w:ascii="Wingdings" w:hAnsi="Wingdings" w:hint="default"/>
      </w:rPr>
    </w:lvl>
  </w:abstractNum>
  <w:abstractNum w:abstractNumId="20" w15:restartNumberingAfterBreak="0">
    <w:nsid w:val="75A75C01"/>
    <w:multiLevelType w:val="hybridMultilevel"/>
    <w:tmpl w:val="99EA3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78122A6A"/>
    <w:multiLevelType w:val="hybridMultilevel"/>
    <w:tmpl w:val="A12EE73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num w:numId="1">
    <w:abstractNumId w:val="13"/>
  </w:num>
  <w:num w:numId="2">
    <w:abstractNumId w:val="17"/>
  </w:num>
  <w:num w:numId="3">
    <w:abstractNumId w:val="12"/>
  </w:num>
  <w:num w:numId="4">
    <w:abstractNumId w:val="6"/>
    <w:lvlOverride w:ilvl="0"/>
    <w:lvlOverride w:ilvl="1"/>
    <w:lvlOverride w:ilvl="2"/>
    <w:lvlOverride w:ilvl="3"/>
    <w:lvlOverride w:ilvl="4"/>
    <w:lvlOverride w:ilvl="5"/>
    <w:lvlOverride w:ilvl="6"/>
    <w:lvlOverride w:ilvl="7"/>
    <w:lvlOverride w:ilvl="8"/>
  </w:num>
  <w:num w:numId="5">
    <w:abstractNumId w:val="19"/>
    <w:lvlOverride w:ilvl="0"/>
    <w:lvlOverride w:ilvl="1"/>
    <w:lvlOverride w:ilvl="2"/>
    <w:lvlOverride w:ilvl="3"/>
    <w:lvlOverride w:ilvl="4"/>
    <w:lvlOverride w:ilvl="5"/>
    <w:lvlOverride w:ilvl="6"/>
    <w:lvlOverride w:ilvl="7"/>
    <w:lvlOverride w:ilvl="8"/>
  </w:num>
  <w:num w:numId="6">
    <w:abstractNumId w:val="8"/>
    <w:lvlOverride w:ilvl="0"/>
    <w:lvlOverride w:ilvl="1"/>
    <w:lvlOverride w:ilvl="2"/>
    <w:lvlOverride w:ilvl="3"/>
    <w:lvlOverride w:ilvl="4"/>
    <w:lvlOverride w:ilvl="5"/>
    <w:lvlOverride w:ilvl="6"/>
    <w:lvlOverride w:ilvl="7"/>
    <w:lvlOverride w:ilvl="8"/>
  </w:num>
  <w:num w:numId="7">
    <w:abstractNumId w:val="18"/>
    <w:lvlOverride w:ilvl="0"/>
    <w:lvlOverride w:ilvl="1"/>
    <w:lvlOverride w:ilvl="2"/>
    <w:lvlOverride w:ilvl="3"/>
    <w:lvlOverride w:ilvl="4"/>
    <w:lvlOverride w:ilvl="5"/>
    <w:lvlOverride w:ilvl="6"/>
    <w:lvlOverride w:ilvl="7"/>
    <w:lvlOverride w:ilvl="8"/>
  </w:num>
  <w:num w:numId="8">
    <w:abstractNumId w:val="8"/>
  </w:num>
  <w:num w:numId="9">
    <w:abstractNumId w:val="10"/>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lvlOverride w:ilvl="1"/>
    <w:lvlOverride w:ilvl="2"/>
    <w:lvlOverride w:ilvl="3"/>
    <w:lvlOverride w:ilvl="4"/>
    <w:lvlOverride w:ilvl="5"/>
    <w:lvlOverride w:ilvl="6"/>
    <w:lvlOverride w:ilvl="7"/>
    <w:lvlOverride w:ilvl="8"/>
  </w:num>
  <w:num w:numId="12">
    <w:abstractNumId w:val="21"/>
    <w:lvlOverride w:ilvl="0"/>
    <w:lvlOverride w:ilvl="1"/>
    <w:lvlOverride w:ilvl="2"/>
    <w:lvlOverride w:ilvl="3"/>
    <w:lvlOverride w:ilvl="4"/>
    <w:lvlOverride w:ilvl="5"/>
    <w:lvlOverride w:ilvl="6"/>
    <w:lvlOverride w:ilvl="7"/>
    <w:lvlOverride w:ilvl="8"/>
  </w:num>
  <w:num w:numId="13">
    <w:abstractNumId w:val="2"/>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 w:numId="15">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lvlOverride w:ilvl="1"/>
    <w:lvlOverride w:ilvl="2"/>
    <w:lvlOverride w:ilvl="3"/>
    <w:lvlOverride w:ilvl="4"/>
    <w:lvlOverride w:ilvl="5"/>
    <w:lvlOverride w:ilvl="6"/>
    <w:lvlOverride w:ilvl="7"/>
    <w:lvlOverride w:ilvl="8"/>
  </w:num>
  <w:num w:numId="17">
    <w:abstractNumId w:val="16"/>
    <w:lvlOverride w:ilvl="0"/>
    <w:lvlOverride w:ilvl="1"/>
    <w:lvlOverride w:ilvl="2"/>
    <w:lvlOverride w:ilvl="3"/>
    <w:lvlOverride w:ilvl="4"/>
    <w:lvlOverride w:ilvl="5"/>
    <w:lvlOverride w:ilvl="6"/>
    <w:lvlOverride w:ilvl="7"/>
    <w:lvlOverride w:ilvl="8"/>
  </w:num>
  <w:num w:numId="18">
    <w:abstractNumId w:val="0"/>
    <w:lvlOverride w:ilvl="0"/>
    <w:lvlOverride w:ilvl="1"/>
    <w:lvlOverride w:ilvl="2"/>
    <w:lvlOverride w:ilvl="3"/>
    <w:lvlOverride w:ilvl="4"/>
    <w:lvlOverride w:ilvl="5"/>
    <w:lvlOverride w:ilvl="6"/>
    <w:lvlOverride w:ilvl="7"/>
    <w:lvlOverride w:ilvl="8"/>
  </w:num>
  <w:num w:numId="19">
    <w:abstractNumId w:val="5"/>
    <w:lvlOverride w:ilvl="0"/>
    <w:lvlOverride w:ilvl="1"/>
    <w:lvlOverride w:ilvl="2"/>
    <w:lvlOverride w:ilvl="3"/>
    <w:lvlOverride w:ilvl="4"/>
    <w:lvlOverride w:ilvl="5"/>
    <w:lvlOverride w:ilvl="6"/>
    <w:lvlOverride w:ilvl="7"/>
    <w:lvlOverride w:ilvl="8"/>
  </w:num>
  <w:num w:numId="20">
    <w:abstractNumId w:val="9"/>
    <w:lvlOverride w:ilvl="0"/>
    <w:lvlOverride w:ilvl="1"/>
    <w:lvlOverride w:ilvl="2"/>
    <w:lvlOverride w:ilvl="3"/>
    <w:lvlOverride w:ilvl="4"/>
    <w:lvlOverride w:ilvl="5"/>
    <w:lvlOverride w:ilvl="6"/>
    <w:lvlOverride w:ilvl="7"/>
    <w:lvlOverride w:ilvl="8"/>
  </w:num>
  <w:num w:numId="21">
    <w:abstractNumId w:val="20"/>
    <w:lvlOverride w:ilvl="0"/>
    <w:lvlOverride w:ilvl="1"/>
    <w:lvlOverride w:ilvl="2"/>
    <w:lvlOverride w:ilvl="3"/>
    <w:lvlOverride w:ilvl="4"/>
    <w:lvlOverride w:ilvl="5"/>
    <w:lvlOverride w:ilvl="6"/>
    <w:lvlOverride w:ilvl="7"/>
    <w:lvlOverride w:ilvl="8"/>
  </w:num>
  <w:num w:numId="22">
    <w:abstractNumId w:val="14"/>
    <w:lvlOverride w:ilvl="0"/>
    <w:lvlOverride w:ilvl="1"/>
    <w:lvlOverride w:ilvl="2"/>
    <w:lvlOverride w:ilvl="3"/>
    <w:lvlOverride w:ilvl="4"/>
    <w:lvlOverride w:ilvl="5"/>
    <w:lvlOverride w:ilvl="6"/>
    <w:lvlOverride w:ilvl="7"/>
    <w:lvlOverride w:ilvl="8"/>
  </w:num>
  <w:num w:numId="23">
    <w:abstractNumId w:val="0"/>
  </w:num>
  <w:num w:numId="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i Văn Chánh">
    <w15:presenceInfo w15:providerId="AD" w15:userId="S::1824801030028@student.tdmu.edu.vn::54ab863a-8b56-4f47-8b6e-d5b7883188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trackRevisions/>
  <w:documentProtection w:edit="forms"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B9A"/>
    <w:rsid w:val="0000037D"/>
    <w:rsid w:val="00001194"/>
    <w:rsid w:val="00001613"/>
    <w:rsid w:val="0000316C"/>
    <w:rsid w:val="000071E0"/>
    <w:rsid w:val="00007F6E"/>
    <w:rsid w:val="000103D2"/>
    <w:rsid w:val="00010A8F"/>
    <w:rsid w:val="00017A1B"/>
    <w:rsid w:val="00020A75"/>
    <w:rsid w:val="00021201"/>
    <w:rsid w:val="00034492"/>
    <w:rsid w:val="000349AE"/>
    <w:rsid w:val="0003723A"/>
    <w:rsid w:val="00037AFF"/>
    <w:rsid w:val="00042A6E"/>
    <w:rsid w:val="0004794E"/>
    <w:rsid w:val="00051C7B"/>
    <w:rsid w:val="0005560F"/>
    <w:rsid w:val="00066691"/>
    <w:rsid w:val="00067E9E"/>
    <w:rsid w:val="000715A1"/>
    <w:rsid w:val="0007293D"/>
    <w:rsid w:val="00077C32"/>
    <w:rsid w:val="00081777"/>
    <w:rsid w:val="000817B4"/>
    <w:rsid w:val="0008214B"/>
    <w:rsid w:val="000831AF"/>
    <w:rsid w:val="00087141"/>
    <w:rsid w:val="00096C55"/>
    <w:rsid w:val="000A0712"/>
    <w:rsid w:val="000A56F9"/>
    <w:rsid w:val="000A639E"/>
    <w:rsid w:val="000A7524"/>
    <w:rsid w:val="000A7BF7"/>
    <w:rsid w:val="000B158D"/>
    <w:rsid w:val="000B24B7"/>
    <w:rsid w:val="000B2780"/>
    <w:rsid w:val="000B2F39"/>
    <w:rsid w:val="000C01D5"/>
    <w:rsid w:val="000C3FDE"/>
    <w:rsid w:val="000C437F"/>
    <w:rsid w:val="000C5CC3"/>
    <w:rsid w:val="000D2AF2"/>
    <w:rsid w:val="000D556C"/>
    <w:rsid w:val="000D5F8D"/>
    <w:rsid w:val="000E144B"/>
    <w:rsid w:val="000E7499"/>
    <w:rsid w:val="000E79EA"/>
    <w:rsid w:val="000F2249"/>
    <w:rsid w:val="000F45FA"/>
    <w:rsid w:val="000F6818"/>
    <w:rsid w:val="000F7BD8"/>
    <w:rsid w:val="001022E7"/>
    <w:rsid w:val="00104274"/>
    <w:rsid w:val="00104436"/>
    <w:rsid w:val="00111D1D"/>
    <w:rsid w:val="001133CE"/>
    <w:rsid w:val="0011434F"/>
    <w:rsid w:val="001156B2"/>
    <w:rsid w:val="00116651"/>
    <w:rsid w:val="00120B0E"/>
    <w:rsid w:val="00121550"/>
    <w:rsid w:val="00126FBF"/>
    <w:rsid w:val="00134BD2"/>
    <w:rsid w:val="001412AB"/>
    <w:rsid w:val="00141666"/>
    <w:rsid w:val="00147A51"/>
    <w:rsid w:val="00147F37"/>
    <w:rsid w:val="00150862"/>
    <w:rsid w:val="00155144"/>
    <w:rsid w:val="00155ADA"/>
    <w:rsid w:val="0015609E"/>
    <w:rsid w:val="001606F7"/>
    <w:rsid w:val="00161B9A"/>
    <w:rsid w:val="00166B7C"/>
    <w:rsid w:val="0017028E"/>
    <w:rsid w:val="001754D8"/>
    <w:rsid w:val="0018504E"/>
    <w:rsid w:val="001940E6"/>
    <w:rsid w:val="00195E52"/>
    <w:rsid w:val="001A108E"/>
    <w:rsid w:val="001A3046"/>
    <w:rsid w:val="001A355E"/>
    <w:rsid w:val="001A50DF"/>
    <w:rsid w:val="001A72B8"/>
    <w:rsid w:val="001C3734"/>
    <w:rsid w:val="001C583E"/>
    <w:rsid w:val="001C7447"/>
    <w:rsid w:val="001C74CB"/>
    <w:rsid w:val="001C7BCA"/>
    <w:rsid w:val="001D0AC7"/>
    <w:rsid w:val="001D12C9"/>
    <w:rsid w:val="001D1DD7"/>
    <w:rsid w:val="001E2EE2"/>
    <w:rsid w:val="001F4693"/>
    <w:rsid w:val="001F5AD0"/>
    <w:rsid w:val="002030D1"/>
    <w:rsid w:val="00205444"/>
    <w:rsid w:val="00210FEF"/>
    <w:rsid w:val="0022042C"/>
    <w:rsid w:val="00220D3E"/>
    <w:rsid w:val="002270DE"/>
    <w:rsid w:val="00227CEE"/>
    <w:rsid w:val="00231F9E"/>
    <w:rsid w:val="00234109"/>
    <w:rsid w:val="00237220"/>
    <w:rsid w:val="00240424"/>
    <w:rsid w:val="002466AB"/>
    <w:rsid w:val="002472CD"/>
    <w:rsid w:val="00261BD7"/>
    <w:rsid w:val="0026672D"/>
    <w:rsid w:val="00267987"/>
    <w:rsid w:val="002700E7"/>
    <w:rsid w:val="002727CF"/>
    <w:rsid w:val="00275C84"/>
    <w:rsid w:val="00276051"/>
    <w:rsid w:val="00280619"/>
    <w:rsid w:val="002845A3"/>
    <w:rsid w:val="00290959"/>
    <w:rsid w:val="00293F49"/>
    <w:rsid w:val="00295836"/>
    <w:rsid w:val="002A59DF"/>
    <w:rsid w:val="002A5BD4"/>
    <w:rsid w:val="002B1D03"/>
    <w:rsid w:val="002B739A"/>
    <w:rsid w:val="002B758F"/>
    <w:rsid w:val="002C1CEE"/>
    <w:rsid w:val="002C2F05"/>
    <w:rsid w:val="002C5AAB"/>
    <w:rsid w:val="002C5C3C"/>
    <w:rsid w:val="002D0A16"/>
    <w:rsid w:val="002D30FF"/>
    <w:rsid w:val="002D7ADF"/>
    <w:rsid w:val="002E19D1"/>
    <w:rsid w:val="002E1F81"/>
    <w:rsid w:val="002E5407"/>
    <w:rsid w:val="002E5B6C"/>
    <w:rsid w:val="002E69CC"/>
    <w:rsid w:val="002F059F"/>
    <w:rsid w:val="002F1B4C"/>
    <w:rsid w:val="002F7738"/>
    <w:rsid w:val="00301F7C"/>
    <w:rsid w:val="00305CA5"/>
    <w:rsid w:val="003064A2"/>
    <w:rsid w:val="0030753C"/>
    <w:rsid w:val="00310D52"/>
    <w:rsid w:val="00315CDE"/>
    <w:rsid w:val="00320604"/>
    <w:rsid w:val="00324307"/>
    <w:rsid w:val="003276EB"/>
    <w:rsid w:val="00327762"/>
    <w:rsid w:val="003300CE"/>
    <w:rsid w:val="00332B45"/>
    <w:rsid w:val="00334F1C"/>
    <w:rsid w:val="00335442"/>
    <w:rsid w:val="00335960"/>
    <w:rsid w:val="00343D10"/>
    <w:rsid w:val="003452AD"/>
    <w:rsid w:val="00351B50"/>
    <w:rsid w:val="00355189"/>
    <w:rsid w:val="00361FD5"/>
    <w:rsid w:val="0037088D"/>
    <w:rsid w:val="00370A4F"/>
    <w:rsid w:val="003719C7"/>
    <w:rsid w:val="00372B1D"/>
    <w:rsid w:val="003776A8"/>
    <w:rsid w:val="003852FD"/>
    <w:rsid w:val="00387D3A"/>
    <w:rsid w:val="00391D65"/>
    <w:rsid w:val="003971C1"/>
    <w:rsid w:val="003977D7"/>
    <w:rsid w:val="003A1CCD"/>
    <w:rsid w:val="003A5549"/>
    <w:rsid w:val="003A7F13"/>
    <w:rsid w:val="003B1DDF"/>
    <w:rsid w:val="003B3BBF"/>
    <w:rsid w:val="003B4A31"/>
    <w:rsid w:val="003D17B7"/>
    <w:rsid w:val="003D619E"/>
    <w:rsid w:val="003D643B"/>
    <w:rsid w:val="003F1C85"/>
    <w:rsid w:val="003F2742"/>
    <w:rsid w:val="003F4549"/>
    <w:rsid w:val="003F4EE7"/>
    <w:rsid w:val="003F6232"/>
    <w:rsid w:val="003F6A10"/>
    <w:rsid w:val="00400308"/>
    <w:rsid w:val="00400B0A"/>
    <w:rsid w:val="004045F2"/>
    <w:rsid w:val="0040597D"/>
    <w:rsid w:val="00410CE8"/>
    <w:rsid w:val="0041168F"/>
    <w:rsid w:val="00414284"/>
    <w:rsid w:val="00414B22"/>
    <w:rsid w:val="004213F5"/>
    <w:rsid w:val="004216E9"/>
    <w:rsid w:val="0042309B"/>
    <w:rsid w:val="004245EE"/>
    <w:rsid w:val="00427340"/>
    <w:rsid w:val="00433D59"/>
    <w:rsid w:val="00437AE8"/>
    <w:rsid w:val="0044077D"/>
    <w:rsid w:val="00440BD4"/>
    <w:rsid w:val="00444425"/>
    <w:rsid w:val="00445096"/>
    <w:rsid w:val="004451E2"/>
    <w:rsid w:val="00452158"/>
    <w:rsid w:val="004571B0"/>
    <w:rsid w:val="004623B6"/>
    <w:rsid w:val="00471739"/>
    <w:rsid w:val="00471918"/>
    <w:rsid w:val="00474158"/>
    <w:rsid w:val="00475CF6"/>
    <w:rsid w:val="00475EB0"/>
    <w:rsid w:val="00484D8D"/>
    <w:rsid w:val="00485B6B"/>
    <w:rsid w:val="004868D9"/>
    <w:rsid w:val="00486E57"/>
    <w:rsid w:val="00487089"/>
    <w:rsid w:val="00492BC3"/>
    <w:rsid w:val="004973E3"/>
    <w:rsid w:val="004A4FBE"/>
    <w:rsid w:val="004A5651"/>
    <w:rsid w:val="004B3489"/>
    <w:rsid w:val="004B3C4C"/>
    <w:rsid w:val="004B6B92"/>
    <w:rsid w:val="004C06EA"/>
    <w:rsid w:val="004C1734"/>
    <w:rsid w:val="004C73BC"/>
    <w:rsid w:val="004D2359"/>
    <w:rsid w:val="004E6AEC"/>
    <w:rsid w:val="004F23FF"/>
    <w:rsid w:val="004F3FB4"/>
    <w:rsid w:val="004F72D7"/>
    <w:rsid w:val="00502642"/>
    <w:rsid w:val="0051203E"/>
    <w:rsid w:val="00513D06"/>
    <w:rsid w:val="00514E3A"/>
    <w:rsid w:val="00517AA6"/>
    <w:rsid w:val="005226AA"/>
    <w:rsid w:val="005305B7"/>
    <w:rsid w:val="00540F30"/>
    <w:rsid w:val="005423E6"/>
    <w:rsid w:val="00542BD2"/>
    <w:rsid w:val="00544366"/>
    <w:rsid w:val="0054457F"/>
    <w:rsid w:val="00553B56"/>
    <w:rsid w:val="00562195"/>
    <w:rsid w:val="00570EDD"/>
    <w:rsid w:val="005861E3"/>
    <w:rsid w:val="005865FD"/>
    <w:rsid w:val="00587232"/>
    <w:rsid w:val="0059052C"/>
    <w:rsid w:val="00591F07"/>
    <w:rsid w:val="005A25C2"/>
    <w:rsid w:val="005B3354"/>
    <w:rsid w:val="005B7396"/>
    <w:rsid w:val="005B7860"/>
    <w:rsid w:val="005C400F"/>
    <w:rsid w:val="005C7AE1"/>
    <w:rsid w:val="005D3083"/>
    <w:rsid w:val="005D5137"/>
    <w:rsid w:val="005D5B5F"/>
    <w:rsid w:val="005D7316"/>
    <w:rsid w:val="005E205B"/>
    <w:rsid w:val="005E4E7F"/>
    <w:rsid w:val="005E50FF"/>
    <w:rsid w:val="005F2787"/>
    <w:rsid w:val="005F4067"/>
    <w:rsid w:val="0060100D"/>
    <w:rsid w:val="00605EEA"/>
    <w:rsid w:val="006126BD"/>
    <w:rsid w:val="006309F4"/>
    <w:rsid w:val="00631CDD"/>
    <w:rsid w:val="00635544"/>
    <w:rsid w:val="006365DE"/>
    <w:rsid w:val="00641303"/>
    <w:rsid w:val="00643C1E"/>
    <w:rsid w:val="006504AD"/>
    <w:rsid w:val="00650CA2"/>
    <w:rsid w:val="006567CC"/>
    <w:rsid w:val="00656BC6"/>
    <w:rsid w:val="00657101"/>
    <w:rsid w:val="00665856"/>
    <w:rsid w:val="00673C77"/>
    <w:rsid w:val="00681D96"/>
    <w:rsid w:val="00681EB4"/>
    <w:rsid w:val="00685303"/>
    <w:rsid w:val="00694788"/>
    <w:rsid w:val="006A2E07"/>
    <w:rsid w:val="006A5557"/>
    <w:rsid w:val="006B0C27"/>
    <w:rsid w:val="006B2857"/>
    <w:rsid w:val="006B3AAB"/>
    <w:rsid w:val="006B3F01"/>
    <w:rsid w:val="006B7B63"/>
    <w:rsid w:val="006B7D81"/>
    <w:rsid w:val="006C3F69"/>
    <w:rsid w:val="006C69CA"/>
    <w:rsid w:val="006D0F40"/>
    <w:rsid w:val="006D10F9"/>
    <w:rsid w:val="006D1475"/>
    <w:rsid w:val="006D5481"/>
    <w:rsid w:val="006D6E76"/>
    <w:rsid w:val="006E788B"/>
    <w:rsid w:val="006F2FC4"/>
    <w:rsid w:val="006F3E90"/>
    <w:rsid w:val="007003B5"/>
    <w:rsid w:val="00700B16"/>
    <w:rsid w:val="00700E30"/>
    <w:rsid w:val="00701A71"/>
    <w:rsid w:val="00703D36"/>
    <w:rsid w:val="0070466C"/>
    <w:rsid w:val="00711F95"/>
    <w:rsid w:val="00712FD3"/>
    <w:rsid w:val="00714B42"/>
    <w:rsid w:val="00722045"/>
    <w:rsid w:val="007273FE"/>
    <w:rsid w:val="00735EA6"/>
    <w:rsid w:val="00740BDE"/>
    <w:rsid w:val="00745C1B"/>
    <w:rsid w:val="00747474"/>
    <w:rsid w:val="00752819"/>
    <w:rsid w:val="00757929"/>
    <w:rsid w:val="007632BD"/>
    <w:rsid w:val="0076737B"/>
    <w:rsid w:val="00770DF7"/>
    <w:rsid w:val="0077263A"/>
    <w:rsid w:val="00783BAD"/>
    <w:rsid w:val="00786B7E"/>
    <w:rsid w:val="0078727C"/>
    <w:rsid w:val="00791688"/>
    <w:rsid w:val="00793C6F"/>
    <w:rsid w:val="0079713E"/>
    <w:rsid w:val="007A19E9"/>
    <w:rsid w:val="007A22F0"/>
    <w:rsid w:val="007A787A"/>
    <w:rsid w:val="007A7F00"/>
    <w:rsid w:val="007B1061"/>
    <w:rsid w:val="007B30DF"/>
    <w:rsid w:val="007B4A7C"/>
    <w:rsid w:val="007B7A82"/>
    <w:rsid w:val="007C5E50"/>
    <w:rsid w:val="007C6673"/>
    <w:rsid w:val="007D2FAB"/>
    <w:rsid w:val="007D4F75"/>
    <w:rsid w:val="007D5439"/>
    <w:rsid w:val="007D66D9"/>
    <w:rsid w:val="007E15E9"/>
    <w:rsid w:val="007E2D94"/>
    <w:rsid w:val="007E3CED"/>
    <w:rsid w:val="007F4720"/>
    <w:rsid w:val="007F53C3"/>
    <w:rsid w:val="007F5A33"/>
    <w:rsid w:val="007F603A"/>
    <w:rsid w:val="00800362"/>
    <w:rsid w:val="0080173C"/>
    <w:rsid w:val="00805E73"/>
    <w:rsid w:val="0080646A"/>
    <w:rsid w:val="0081557A"/>
    <w:rsid w:val="0081656C"/>
    <w:rsid w:val="00817F1B"/>
    <w:rsid w:val="008221EB"/>
    <w:rsid w:val="008318C8"/>
    <w:rsid w:val="00833161"/>
    <w:rsid w:val="008336E2"/>
    <w:rsid w:val="0083389E"/>
    <w:rsid w:val="00836371"/>
    <w:rsid w:val="0084516E"/>
    <w:rsid w:val="00845D32"/>
    <w:rsid w:val="00850D05"/>
    <w:rsid w:val="008600E3"/>
    <w:rsid w:val="00861A66"/>
    <w:rsid w:val="0086576B"/>
    <w:rsid w:val="00874998"/>
    <w:rsid w:val="0087653A"/>
    <w:rsid w:val="008807AF"/>
    <w:rsid w:val="00882A58"/>
    <w:rsid w:val="00884A72"/>
    <w:rsid w:val="0088547F"/>
    <w:rsid w:val="00894B07"/>
    <w:rsid w:val="008A3905"/>
    <w:rsid w:val="008A4F6A"/>
    <w:rsid w:val="008B4EBA"/>
    <w:rsid w:val="008B6F7A"/>
    <w:rsid w:val="008B7746"/>
    <w:rsid w:val="008C0B69"/>
    <w:rsid w:val="008C1302"/>
    <w:rsid w:val="008C2945"/>
    <w:rsid w:val="008C3403"/>
    <w:rsid w:val="008C6227"/>
    <w:rsid w:val="008D17A2"/>
    <w:rsid w:val="008D1E7A"/>
    <w:rsid w:val="008D2077"/>
    <w:rsid w:val="008D33F7"/>
    <w:rsid w:val="008D64A5"/>
    <w:rsid w:val="008E35A0"/>
    <w:rsid w:val="008F2AE4"/>
    <w:rsid w:val="00924A18"/>
    <w:rsid w:val="00925086"/>
    <w:rsid w:val="00930351"/>
    <w:rsid w:val="0093077B"/>
    <w:rsid w:val="0093100B"/>
    <w:rsid w:val="009408E3"/>
    <w:rsid w:val="009411B9"/>
    <w:rsid w:val="0094151A"/>
    <w:rsid w:val="00942180"/>
    <w:rsid w:val="00944BF4"/>
    <w:rsid w:val="00950F39"/>
    <w:rsid w:val="009626DD"/>
    <w:rsid w:val="00962FB3"/>
    <w:rsid w:val="00974FC4"/>
    <w:rsid w:val="00977BDE"/>
    <w:rsid w:val="00987C9B"/>
    <w:rsid w:val="00987DEA"/>
    <w:rsid w:val="00992FBD"/>
    <w:rsid w:val="00995666"/>
    <w:rsid w:val="00996153"/>
    <w:rsid w:val="009A1B6A"/>
    <w:rsid w:val="009A2051"/>
    <w:rsid w:val="009A5398"/>
    <w:rsid w:val="009A7C4C"/>
    <w:rsid w:val="009B1F66"/>
    <w:rsid w:val="009C2955"/>
    <w:rsid w:val="009C6EC0"/>
    <w:rsid w:val="009D219A"/>
    <w:rsid w:val="009D28E1"/>
    <w:rsid w:val="009D6786"/>
    <w:rsid w:val="009E04A7"/>
    <w:rsid w:val="009E1C5F"/>
    <w:rsid w:val="009E4EC6"/>
    <w:rsid w:val="009E706A"/>
    <w:rsid w:val="009E79D4"/>
    <w:rsid w:val="00A01FA9"/>
    <w:rsid w:val="00A02131"/>
    <w:rsid w:val="00A05167"/>
    <w:rsid w:val="00A10526"/>
    <w:rsid w:val="00A17B39"/>
    <w:rsid w:val="00A240C7"/>
    <w:rsid w:val="00A249EC"/>
    <w:rsid w:val="00A31693"/>
    <w:rsid w:val="00A33BEE"/>
    <w:rsid w:val="00A35730"/>
    <w:rsid w:val="00A3641F"/>
    <w:rsid w:val="00A42092"/>
    <w:rsid w:val="00A43B18"/>
    <w:rsid w:val="00A479D5"/>
    <w:rsid w:val="00A5387F"/>
    <w:rsid w:val="00A547DD"/>
    <w:rsid w:val="00A57A8C"/>
    <w:rsid w:val="00A622DF"/>
    <w:rsid w:val="00A62C41"/>
    <w:rsid w:val="00A65721"/>
    <w:rsid w:val="00A65D3A"/>
    <w:rsid w:val="00A7444F"/>
    <w:rsid w:val="00A76CBB"/>
    <w:rsid w:val="00A80AFA"/>
    <w:rsid w:val="00A80CA9"/>
    <w:rsid w:val="00A831F9"/>
    <w:rsid w:val="00A83EE5"/>
    <w:rsid w:val="00A843E7"/>
    <w:rsid w:val="00A86F24"/>
    <w:rsid w:val="00A91790"/>
    <w:rsid w:val="00A92538"/>
    <w:rsid w:val="00A9378C"/>
    <w:rsid w:val="00A94932"/>
    <w:rsid w:val="00A9517A"/>
    <w:rsid w:val="00A958FC"/>
    <w:rsid w:val="00A9621B"/>
    <w:rsid w:val="00AA0352"/>
    <w:rsid w:val="00AA12F2"/>
    <w:rsid w:val="00AA41D9"/>
    <w:rsid w:val="00AA4AFD"/>
    <w:rsid w:val="00AA7848"/>
    <w:rsid w:val="00AA7F52"/>
    <w:rsid w:val="00AB51B5"/>
    <w:rsid w:val="00AB7AC5"/>
    <w:rsid w:val="00AC4B81"/>
    <w:rsid w:val="00AD16F7"/>
    <w:rsid w:val="00AD21DB"/>
    <w:rsid w:val="00AD222A"/>
    <w:rsid w:val="00AD3261"/>
    <w:rsid w:val="00AD63A3"/>
    <w:rsid w:val="00AE33A6"/>
    <w:rsid w:val="00AE468A"/>
    <w:rsid w:val="00AE6C49"/>
    <w:rsid w:val="00AE76AC"/>
    <w:rsid w:val="00AF3045"/>
    <w:rsid w:val="00AF6C97"/>
    <w:rsid w:val="00AF7B47"/>
    <w:rsid w:val="00B00E48"/>
    <w:rsid w:val="00B02C9B"/>
    <w:rsid w:val="00B02E9D"/>
    <w:rsid w:val="00B121DA"/>
    <w:rsid w:val="00B12277"/>
    <w:rsid w:val="00B1236C"/>
    <w:rsid w:val="00B16E7C"/>
    <w:rsid w:val="00B17505"/>
    <w:rsid w:val="00B22BD5"/>
    <w:rsid w:val="00B24C27"/>
    <w:rsid w:val="00B265F8"/>
    <w:rsid w:val="00B26C99"/>
    <w:rsid w:val="00B31508"/>
    <w:rsid w:val="00B336A2"/>
    <w:rsid w:val="00B341D1"/>
    <w:rsid w:val="00B46054"/>
    <w:rsid w:val="00B4610B"/>
    <w:rsid w:val="00B46E69"/>
    <w:rsid w:val="00B51218"/>
    <w:rsid w:val="00B632AC"/>
    <w:rsid w:val="00B74759"/>
    <w:rsid w:val="00B83C75"/>
    <w:rsid w:val="00BA5CEC"/>
    <w:rsid w:val="00BB022A"/>
    <w:rsid w:val="00BC2120"/>
    <w:rsid w:val="00BC4793"/>
    <w:rsid w:val="00BD13E5"/>
    <w:rsid w:val="00BD2C02"/>
    <w:rsid w:val="00BD5D66"/>
    <w:rsid w:val="00BD622C"/>
    <w:rsid w:val="00BD6F79"/>
    <w:rsid w:val="00BE0B6C"/>
    <w:rsid w:val="00BE55AD"/>
    <w:rsid w:val="00BE746C"/>
    <w:rsid w:val="00BF29CD"/>
    <w:rsid w:val="00BF3298"/>
    <w:rsid w:val="00BF7333"/>
    <w:rsid w:val="00C00300"/>
    <w:rsid w:val="00C0188B"/>
    <w:rsid w:val="00C027AF"/>
    <w:rsid w:val="00C0586D"/>
    <w:rsid w:val="00C05D87"/>
    <w:rsid w:val="00C05DFC"/>
    <w:rsid w:val="00C16F74"/>
    <w:rsid w:val="00C175F8"/>
    <w:rsid w:val="00C2207F"/>
    <w:rsid w:val="00C2556C"/>
    <w:rsid w:val="00C260D3"/>
    <w:rsid w:val="00C3141D"/>
    <w:rsid w:val="00C425A1"/>
    <w:rsid w:val="00C43BC5"/>
    <w:rsid w:val="00C44808"/>
    <w:rsid w:val="00C47562"/>
    <w:rsid w:val="00C4775D"/>
    <w:rsid w:val="00C50DFF"/>
    <w:rsid w:val="00C57DE4"/>
    <w:rsid w:val="00C600DB"/>
    <w:rsid w:val="00C61749"/>
    <w:rsid w:val="00C617FE"/>
    <w:rsid w:val="00C65709"/>
    <w:rsid w:val="00C725E3"/>
    <w:rsid w:val="00C73FCE"/>
    <w:rsid w:val="00C776F5"/>
    <w:rsid w:val="00C91CDD"/>
    <w:rsid w:val="00CA2DD2"/>
    <w:rsid w:val="00CA6AF9"/>
    <w:rsid w:val="00CA70BF"/>
    <w:rsid w:val="00CA7748"/>
    <w:rsid w:val="00CB0A0C"/>
    <w:rsid w:val="00CC1F6F"/>
    <w:rsid w:val="00CC2D52"/>
    <w:rsid w:val="00CC6497"/>
    <w:rsid w:val="00CD4017"/>
    <w:rsid w:val="00CD796D"/>
    <w:rsid w:val="00CD7E6C"/>
    <w:rsid w:val="00CE1DE7"/>
    <w:rsid w:val="00CE45B2"/>
    <w:rsid w:val="00CE6BC4"/>
    <w:rsid w:val="00CF1833"/>
    <w:rsid w:val="00CF7A98"/>
    <w:rsid w:val="00D02EB3"/>
    <w:rsid w:val="00D1005B"/>
    <w:rsid w:val="00D10693"/>
    <w:rsid w:val="00D114A2"/>
    <w:rsid w:val="00D130DB"/>
    <w:rsid w:val="00D13D8E"/>
    <w:rsid w:val="00D14E79"/>
    <w:rsid w:val="00D16552"/>
    <w:rsid w:val="00D16E79"/>
    <w:rsid w:val="00D1774D"/>
    <w:rsid w:val="00D26988"/>
    <w:rsid w:val="00D27894"/>
    <w:rsid w:val="00D27E83"/>
    <w:rsid w:val="00D3126F"/>
    <w:rsid w:val="00D32BB3"/>
    <w:rsid w:val="00D47006"/>
    <w:rsid w:val="00D50E6F"/>
    <w:rsid w:val="00D5417B"/>
    <w:rsid w:val="00D650A3"/>
    <w:rsid w:val="00D66FAB"/>
    <w:rsid w:val="00D805E1"/>
    <w:rsid w:val="00D805F3"/>
    <w:rsid w:val="00D838CA"/>
    <w:rsid w:val="00D900A9"/>
    <w:rsid w:val="00D95C9D"/>
    <w:rsid w:val="00D966E6"/>
    <w:rsid w:val="00DB3C0E"/>
    <w:rsid w:val="00DB7497"/>
    <w:rsid w:val="00DD0051"/>
    <w:rsid w:val="00DD25B7"/>
    <w:rsid w:val="00DD2FF2"/>
    <w:rsid w:val="00DE60AB"/>
    <w:rsid w:val="00DF0104"/>
    <w:rsid w:val="00DF03BC"/>
    <w:rsid w:val="00DF2D58"/>
    <w:rsid w:val="00DF509C"/>
    <w:rsid w:val="00E028A3"/>
    <w:rsid w:val="00E07AF4"/>
    <w:rsid w:val="00E07DFA"/>
    <w:rsid w:val="00E1389A"/>
    <w:rsid w:val="00E14558"/>
    <w:rsid w:val="00E20C94"/>
    <w:rsid w:val="00E21F5D"/>
    <w:rsid w:val="00E240D4"/>
    <w:rsid w:val="00E25BE0"/>
    <w:rsid w:val="00E3565A"/>
    <w:rsid w:val="00E36132"/>
    <w:rsid w:val="00E3697F"/>
    <w:rsid w:val="00E3789E"/>
    <w:rsid w:val="00E37E19"/>
    <w:rsid w:val="00E41063"/>
    <w:rsid w:val="00E425A8"/>
    <w:rsid w:val="00E621C3"/>
    <w:rsid w:val="00E63743"/>
    <w:rsid w:val="00E63DC0"/>
    <w:rsid w:val="00E70B50"/>
    <w:rsid w:val="00E720F9"/>
    <w:rsid w:val="00E75B62"/>
    <w:rsid w:val="00E77555"/>
    <w:rsid w:val="00E8031B"/>
    <w:rsid w:val="00E80EEB"/>
    <w:rsid w:val="00E8118F"/>
    <w:rsid w:val="00E836F0"/>
    <w:rsid w:val="00E86734"/>
    <w:rsid w:val="00E922CD"/>
    <w:rsid w:val="00E9262D"/>
    <w:rsid w:val="00E941B4"/>
    <w:rsid w:val="00E95E5B"/>
    <w:rsid w:val="00EA0E82"/>
    <w:rsid w:val="00EB02E3"/>
    <w:rsid w:val="00EB15A9"/>
    <w:rsid w:val="00EB349E"/>
    <w:rsid w:val="00EB37FA"/>
    <w:rsid w:val="00EC507D"/>
    <w:rsid w:val="00ED3D6B"/>
    <w:rsid w:val="00ED4522"/>
    <w:rsid w:val="00ED78F8"/>
    <w:rsid w:val="00EE1CB5"/>
    <w:rsid w:val="00EE51F8"/>
    <w:rsid w:val="00EE5218"/>
    <w:rsid w:val="00EE61B3"/>
    <w:rsid w:val="00F07A8C"/>
    <w:rsid w:val="00F23364"/>
    <w:rsid w:val="00F23716"/>
    <w:rsid w:val="00F266A9"/>
    <w:rsid w:val="00F27A3C"/>
    <w:rsid w:val="00F358CF"/>
    <w:rsid w:val="00F41AE9"/>
    <w:rsid w:val="00F54C64"/>
    <w:rsid w:val="00F62746"/>
    <w:rsid w:val="00F64734"/>
    <w:rsid w:val="00F670C6"/>
    <w:rsid w:val="00F773EB"/>
    <w:rsid w:val="00F91A51"/>
    <w:rsid w:val="00F92002"/>
    <w:rsid w:val="00F96BC8"/>
    <w:rsid w:val="00FA2AD3"/>
    <w:rsid w:val="00FA54FE"/>
    <w:rsid w:val="00FB105F"/>
    <w:rsid w:val="00FB2459"/>
    <w:rsid w:val="00FB4801"/>
    <w:rsid w:val="00FB5C4C"/>
    <w:rsid w:val="00FC14F8"/>
    <w:rsid w:val="00FC246B"/>
    <w:rsid w:val="00FC36A6"/>
    <w:rsid w:val="00FC4F6B"/>
    <w:rsid w:val="00FD23B4"/>
    <w:rsid w:val="00FD7AA0"/>
    <w:rsid w:val="00FE3C87"/>
    <w:rsid w:val="00FE4EDF"/>
    <w:rsid w:val="00FE777E"/>
    <w:rsid w:val="00FF2FD1"/>
    <w:rsid w:val="00FF3F72"/>
    <w:rsid w:val="00FF7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4017"/>
  <w15:chartTrackingRefBased/>
  <w15:docId w15:val="{BEBF79EA-E7AF-420D-ABC4-D1C2B73E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E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06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6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10A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6219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0E3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CA5"/>
  </w:style>
  <w:style w:type="paragraph" w:styleId="Footer">
    <w:name w:val="footer"/>
    <w:basedOn w:val="Normal"/>
    <w:link w:val="FooterChar"/>
    <w:uiPriority w:val="99"/>
    <w:unhideWhenUsed/>
    <w:rsid w:val="00305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CA5"/>
  </w:style>
  <w:style w:type="table" w:styleId="TableGrid">
    <w:name w:val="Table Grid"/>
    <w:basedOn w:val="TableNormal"/>
    <w:uiPriority w:val="39"/>
    <w:rsid w:val="008A3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5E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06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06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10A8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C3141D"/>
    <w:pPr>
      <w:outlineLvl w:val="9"/>
    </w:pPr>
    <w:rPr>
      <w:lang w:eastAsia="en-US"/>
    </w:rPr>
  </w:style>
  <w:style w:type="paragraph" w:styleId="TOC1">
    <w:name w:val="toc 1"/>
    <w:basedOn w:val="Normal"/>
    <w:next w:val="Normal"/>
    <w:autoRedefine/>
    <w:uiPriority w:val="39"/>
    <w:unhideWhenUsed/>
    <w:rsid w:val="00104274"/>
    <w:pPr>
      <w:spacing w:before="120" w:after="120"/>
    </w:pPr>
    <w:rPr>
      <w:rFonts w:cstheme="minorHAnsi"/>
      <w:b/>
      <w:bCs/>
      <w:caps/>
      <w:sz w:val="20"/>
      <w:szCs w:val="20"/>
    </w:rPr>
  </w:style>
  <w:style w:type="paragraph" w:styleId="TOC2">
    <w:name w:val="toc 2"/>
    <w:basedOn w:val="Normal"/>
    <w:next w:val="Normal"/>
    <w:autoRedefine/>
    <w:uiPriority w:val="39"/>
    <w:unhideWhenUsed/>
    <w:rsid w:val="00C3141D"/>
    <w:pPr>
      <w:spacing w:after="0"/>
      <w:ind w:left="220"/>
    </w:pPr>
    <w:rPr>
      <w:rFonts w:cstheme="minorHAnsi"/>
      <w:smallCaps/>
      <w:sz w:val="20"/>
      <w:szCs w:val="20"/>
    </w:rPr>
  </w:style>
  <w:style w:type="paragraph" w:styleId="TOC3">
    <w:name w:val="toc 3"/>
    <w:basedOn w:val="Normal"/>
    <w:next w:val="Normal"/>
    <w:autoRedefine/>
    <w:uiPriority w:val="39"/>
    <w:unhideWhenUsed/>
    <w:rsid w:val="00C3141D"/>
    <w:pPr>
      <w:spacing w:after="0"/>
      <w:ind w:left="440"/>
    </w:pPr>
    <w:rPr>
      <w:rFonts w:cstheme="minorHAnsi"/>
      <w:i/>
      <w:iCs/>
      <w:sz w:val="20"/>
      <w:szCs w:val="20"/>
    </w:rPr>
  </w:style>
  <w:style w:type="character" w:styleId="Hyperlink">
    <w:name w:val="Hyperlink"/>
    <w:basedOn w:val="DefaultParagraphFont"/>
    <w:uiPriority w:val="99"/>
    <w:unhideWhenUsed/>
    <w:rsid w:val="00C3141D"/>
    <w:rPr>
      <w:color w:val="0563C1" w:themeColor="hyperlink"/>
      <w:u w:val="single"/>
    </w:rPr>
  </w:style>
  <w:style w:type="paragraph" w:styleId="TOC4">
    <w:name w:val="toc 4"/>
    <w:basedOn w:val="Normal"/>
    <w:next w:val="Normal"/>
    <w:autoRedefine/>
    <w:uiPriority w:val="39"/>
    <w:unhideWhenUsed/>
    <w:rsid w:val="00517AA6"/>
    <w:pPr>
      <w:spacing w:after="0"/>
      <w:ind w:left="660"/>
    </w:pPr>
    <w:rPr>
      <w:rFonts w:cstheme="minorHAnsi"/>
      <w:sz w:val="18"/>
      <w:szCs w:val="18"/>
    </w:rPr>
  </w:style>
  <w:style w:type="paragraph" w:styleId="Caption">
    <w:name w:val="caption"/>
    <w:basedOn w:val="Normal"/>
    <w:next w:val="Normal"/>
    <w:uiPriority w:val="35"/>
    <w:unhideWhenUsed/>
    <w:qFormat/>
    <w:rsid w:val="00A92538"/>
    <w:pPr>
      <w:spacing w:after="200" w:line="240" w:lineRule="auto"/>
    </w:pPr>
    <w:rPr>
      <w:i/>
      <w:iCs/>
      <w:color w:val="44546A" w:themeColor="text2"/>
      <w:sz w:val="18"/>
      <w:szCs w:val="18"/>
    </w:rPr>
  </w:style>
  <w:style w:type="paragraph" w:customStyle="1" w:styleId="Hnhnh">
    <w:name w:val="Hình ảnh"/>
    <w:basedOn w:val="Normal"/>
    <w:link w:val="HnhnhChar"/>
    <w:qFormat/>
    <w:rsid w:val="00AB7AC5"/>
    <w:pPr>
      <w:jc w:val="center"/>
    </w:pPr>
    <w:rPr>
      <w:rFonts w:ascii="Times New Roman" w:hAnsi="Times New Roman" w:cs="Times New Roman"/>
      <w:i/>
      <w:sz w:val="26"/>
      <w:szCs w:val="26"/>
      <w:lang w:val="vi-VN"/>
    </w:rPr>
  </w:style>
  <w:style w:type="character" w:customStyle="1" w:styleId="HnhnhChar">
    <w:name w:val="Hình ảnh Char"/>
    <w:basedOn w:val="DefaultParagraphFont"/>
    <w:link w:val="Hnhnh"/>
    <w:rsid w:val="00AB7AC5"/>
    <w:rPr>
      <w:rFonts w:ascii="Times New Roman" w:hAnsi="Times New Roman" w:cs="Times New Roman"/>
      <w:i/>
      <w:sz w:val="26"/>
      <w:szCs w:val="26"/>
      <w:lang w:val="vi-VN"/>
    </w:rPr>
  </w:style>
  <w:style w:type="paragraph" w:styleId="TOC5">
    <w:name w:val="toc 5"/>
    <w:basedOn w:val="Normal"/>
    <w:next w:val="Normal"/>
    <w:autoRedefine/>
    <w:uiPriority w:val="39"/>
    <w:unhideWhenUsed/>
    <w:rsid w:val="00AE33A6"/>
    <w:pPr>
      <w:spacing w:after="0"/>
      <w:ind w:left="880"/>
    </w:pPr>
    <w:rPr>
      <w:rFonts w:cstheme="minorHAnsi"/>
      <w:sz w:val="18"/>
      <w:szCs w:val="18"/>
    </w:rPr>
  </w:style>
  <w:style w:type="paragraph" w:styleId="TOC6">
    <w:name w:val="toc 6"/>
    <w:basedOn w:val="Normal"/>
    <w:next w:val="Normal"/>
    <w:autoRedefine/>
    <w:uiPriority w:val="39"/>
    <w:unhideWhenUsed/>
    <w:rsid w:val="00AE33A6"/>
    <w:pPr>
      <w:spacing w:after="0"/>
      <w:ind w:left="1100"/>
    </w:pPr>
    <w:rPr>
      <w:rFonts w:cstheme="minorHAnsi"/>
      <w:sz w:val="18"/>
      <w:szCs w:val="18"/>
    </w:rPr>
  </w:style>
  <w:style w:type="paragraph" w:styleId="TOC7">
    <w:name w:val="toc 7"/>
    <w:basedOn w:val="Normal"/>
    <w:next w:val="Normal"/>
    <w:autoRedefine/>
    <w:uiPriority w:val="39"/>
    <w:unhideWhenUsed/>
    <w:rsid w:val="00AE33A6"/>
    <w:pPr>
      <w:spacing w:after="0"/>
      <w:ind w:left="1320"/>
    </w:pPr>
    <w:rPr>
      <w:rFonts w:cstheme="minorHAnsi"/>
      <w:sz w:val="18"/>
      <w:szCs w:val="18"/>
    </w:rPr>
  </w:style>
  <w:style w:type="paragraph" w:styleId="TOC8">
    <w:name w:val="toc 8"/>
    <w:basedOn w:val="Normal"/>
    <w:next w:val="Normal"/>
    <w:autoRedefine/>
    <w:uiPriority w:val="39"/>
    <w:unhideWhenUsed/>
    <w:rsid w:val="00AE33A6"/>
    <w:pPr>
      <w:spacing w:after="0"/>
      <w:ind w:left="1540"/>
    </w:pPr>
    <w:rPr>
      <w:rFonts w:cstheme="minorHAnsi"/>
      <w:sz w:val="18"/>
      <w:szCs w:val="18"/>
    </w:rPr>
  </w:style>
  <w:style w:type="paragraph" w:styleId="TOC9">
    <w:name w:val="toc 9"/>
    <w:basedOn w:val="Normal"/>
    <w:next w:val="Normal"/>
    <w:autoRedefine/>
    <w:uiPriority w:val="39"/>
    <w:unhideWhenUsed/>
    <w:rsid w:val="00AE33A6"/>
    <w:pPr>
      <w:spacing w:after="0"/>
      <w:ind w:left="1760"/>
    </w:pPr>
    <w:rPr>
      <w:rFonts w:cstheme="minorHAnsi"/>
      <w:sz w:val="18"/>
      <w:szCs w:val="18"/>
    </w:rPr>
  </w:style>
  <w:style w:type="paragraph" w:styleId="NormalWeb">
    <w:name w:val="Normal (Web)"/>
    <w:basedOn w:val="Normal"/>
    <w:uiPriority w:val="99"/>
    <w:unhideWhenUsed/>
    <w:rsid w:val="000479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62195"/>
    <w:rPr>
      <w:rFonts w:asciiTheme="majorHAnsi" w:eastAsiaTheme="majorEastAsia" w:hAnsiTheme="majorHAnsi" w:cstheme="majorBidi"/>
      <w:color w:val="2E74B5" w:themeColor="accent1" w:themeShade="BF"/>
    </w:rPr>
  </w:style>
  <w:style w:type="paragraph" w:styleId="ListParagraph">
    <w:name w:val="List Paragraph"/>
    <w:basedOn w:val="Normal"/>
    <w:link w:val="ListParagraphChar"/>
    <w:uiPriority w:val="1"/>
    <w:qFormat/>
    <w:rsid w:val="008D17A2"/>
    <w:pPr>
      <w:ind w:left="720"/>
      <w:contextualSpacing/>
    </w:pPr>
  </w:style>
  <w:style w:type="character" w:customStyle="1" w:styleId="Heading6Char">
    <w:name w:val="Heading 6 Char"/>
    <w:basedOn w:val="DefaultParagraphFont"/>
    <w:link w:val="Heading6"/>
    <w:uiPriority w:val="9"/>
    <w:semiHidden/>
    <w:rsid w:val="00700E30"/>
    <w:rPr>
      <w:rFonts w:asciiTheme="majorHAnsi" w:eastAsiaTheme="majorEastAsia" w:hAnsiTheme="majorHAnsi" w:cstheme="majorBidi"/>
      <w:color w:val="1F4D78" w:themeColor="accent1" w:themeShade="7F"/>
    </w:rPr>
  </w:style>
  <w:style w:type="paragraph" w:customStyle="1" w:styleId="Bng">
    <w:name w:val="Bảng"/>
    <w:basedOn w:val="Normal"/>
    <w:link w:val="BngChar"/>
    <w:qFormat/>
    <w:rsid w:val="00437AE8"/>
    <w:pPr>
      <w:spacing w:line="276" w:lineRule="auto"/>
      <w:jc w:val="center"/>
    </w:pPr>
    <w:rPr>
      <w:rFonts w:ascii="Times New Roman" w:eastAsia="Times New Roman" w:hAnsi="Times New Roman" w:cs="Times New Roman"/>
      <w:i/>
      <w:sz w:val="26"/>
      <w:szCs w:val="26"/>
      <w:shd w:val="clear" w:color="auto" w:fill="FFFFFF"/>
      <w:lang w:val="vi-VN"/>
    </w:rPr>
  </w:style>
  <w:style w:type="character" w:customStyle="1" w:styleId="BngChar">
    <w:name w:val="Bảng Char"/>
    <w:basedOn w:val="DefaultParagraphFont"/>
    <w:link w:val="Bng"/>
    <w:rsid w:val="00437AE8"/>
    <w:rPr>
      <w:rFonts w:ascii="Times New Roman" w:eastAsia="Times New Roman" w:hAnsi="Times New Roman" w:cs="Times New Roman"/>
      <w:i/>
      <w:sz w:val="26"/>
      <w:szCs w:val="26"/>
      <w:lang w:val="vi-VN"/>
    </w:rPr>
  </w:style>
  <w:style w:type="paragraph" w:styleId="HTMLPreformatted">
    <w:name w:val="HTML Preformatted"/>
    <w:basedOn w:val="Normal"/>
    <w:link w:val="HTMLPreformattedChar"/>
    <w:uiPriority w:val="99"/>
    <w:semiHidden/>
    <w:unhideWhenUsed/>
    <w:rsid w:val="00AE7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76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E205B"/>
    <w:rPr>
      <w:color w:val="605E5C"/>
      <w:shd w:val="clear" w:color="auto" w:fill="E1DFDD"/>
    </w:rPr>
  </w:style>
  <w:style w:type="character" w:customStyle="1" w:styleId="ListParagraphChar">
    <w:name w:val="List Paragraph Char"/>
    <w:basedOn w:val="DefaultParagraphFont"/>
    <w:link w:val="ListParagraph"/>
    <w:uiPriority w:val="1"/>
    <w:qFormat/>
    <w:locked/>
    <w:rsid w:val="007F603A"/>
  </w:style>
  <w:style w:type="character" w:customStyle="1" w:styleId="CHNGChar">
    <w:name w:val="CHƯƠNG Char"/>
    <w:basedOn w:val="DefaultParagraphFont"/>
    <w:link w:val="CHNG"/>
    <w:locked/>
    <w:rsid w:val="007F603A"/>
    <w:rPr>
      <w:rFonts w:asciiTheme="majorHAnsi" w:eastAsia="Calibri" w:hAnsiTheme="majorHAnsi" w:cstheme="majorHAnsi"/>
      <w:b/>
      <w:bCs/>
      <w:sz w:val="28"/>
      <w:szCs w:val="28"/>
    </w:rPr>
  </w:style>
  <w:style w:type="paragraph" w:customStyle="1" w:styleId="CHNG">
    <w:name w:val="CHƯƠNG"/>
    <w:basedOn w:val="Normal"/>
    <w:next w:val="Normal"/>
    <w:link w:val="CHNGChar"/>
    <w:autoRedefine/>
    <w:qFormat/>
    <w:rsid w:val="007F603A"/>
    <w:pPr>
      <w:spacing w:line="256" w:lineRule="auto"/>
      <w:jc w:val="center"/>
      <w:outlineLvl w:val="0"/>
    </w:pPr>
    <w:rPr>
      <w:rFonts w:asciiTheme="majorHAnsi" w:eastAsia="Calibri" w:hAnsiTheme="majorHAnsi" w:cstheme="majorHAnsi"/>
      <w:b/>
      <w:bCs/>
      <w:sz w:val="28"/>
      <w:szCs w:val="28"/>
    </w:rPr>
  </w:style>
  <w:style w:type="paragraph" w:styleId="BalloonText">
    <w:name w:val="Balloon Text"/>
    <w:basedOn w:val="Normal"/>
    <w:link w:val="BalloonTextChar"/>
    <w:uiPriority w:val="99"/>
    <w:semiHidden/>
    <w:unhideWhenUsed/>
    <w:rsid w:val="009D21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19A"/>
    <w:rPr>
      <w:rFonts w:ascii="Segoe UI" w:hAnsi="Segoe UI" w:cs="Segoe UI"/>
      <w:sz w:val="18"/>
      <w:szCs w:val="18"/>
    </w:rPr>
  </w:style>
  <w:style w:type="character" w:customStyle="1" w:styleId="11Char">
    <w:name w:val="11 Char"/>
    <w:basedOn w:val="DefaultParagraphFont"/>
    <w:link w:val="11"/>
    <w:locked/>
    <w:rsid w:val="007F4720"/>
    <w:rPr>
      <w:rFonts w:ascii="Times New Roman" w:eastAsia="Calibri" w:hAnsi="Times New Roman" w:cs="Times New Roman"/>
      <w:b/>
      <w:sz w:val="28"/>
      <w:szCs w:val="26"/>
      <w:lang w:val="nl-NL"/>
    </w:rPr>
  </w:style>
  <w:style w:type="paragraph" w:customStyle="1" w:styleId="11">
    <w:name w:val="11"/>
    <w:basedOn w:val="Normal"/>
    <w:link w:val="11Char"/>
    <w:qFormat/>
    <w:rsid w:val="007F4720"/>
    <w:pPr>
      <w:spacing w:after="0" w:line="360" w:lineRule="auto"/>
      <w:jc w:val="center"/>
    </w:pPr>
    <w:rPr>
      <w:rFonts w:ascii="Times New Roman" w:eastAsia="Calibri" w:hAnsi="Times New Roman" w:cs="Times New Roman"/>
      <w:b/>
      <w:sz w:val="28"/>
      <w:szCs w:val="26"/>
      <w:lang w:val="nl-NL"/>
    </w:rPr>
  </w:style>
  <w:style w:type="character" w:customStyle="1" w:styleId="mucII3Char">
    <w:name w:val="muc II.3 Char"/>
    <w:basedOn w:val="DefaultParagraphFont"/>
    <w:link w:val="mucII3"/>
    <w:locked/>
    <w:rsid w:val="00020A75"/>
    <w:rPr>
      <w:rFonts w:ascii="Times New Roman" w:eastAsia="Calibri" w:hAnsi="Times New Roman" w:cs="Times New Roman"/>
      <w:b/>
      <w:sz w:val="28"/>
      <w:szCs w:val="28"/>
      <w:lang w:val="nl-NL"/>
    </w:rPr>
  </w:style>
  <w:style w:type="paragraph" w:customStyle="1" w:styleId="mucII3">
    <w:name w:val="muc II.3"/>
    <w:basedOn w:val="Normal"/>
    <w:link w:val="mucII3Char"/>
    <w:qFormat/>
    <w:rsid w:val="00020A75"/>
    <w:pPr>
      <w:tabs>
        <w:tab w:val="left" w:pos="5023"/>
      </w:tabs>
      <w:spacing w:after="0" w:line="360" w:lineRule="auto"/>
    </w:pPr>
    <w:rPr>
      <w:rFonts w:ascii="Times New Roman" w:eastAsia="Calibri" w:hAnsi="Times New Roman" w:cs="Times New Roman"/>
      <w:b/>
      <w:sz w:val="28"/>
      <w:szCs w:val="28"/>
      <w:lang w:val="nl-NL"/>
    </w:rPr>
  </w:style>
  <w:style w:type="paragraph" w:styleId="TableofFigures">
    <w:name w:val="table of figures"/>
    <w:basedOn w:val="Normal"/>
    <w:next w:val="Normal"/>
    <w:uiPriority w:val="99"/>
    <w:unhideWhenUsed/>
    <w:rsid w:val="009626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6267">
      <w:bodyDiv w:val="1"/>
      <w:marLeft w:val="0"/>
      <w:marRight w:val="0"/>
      <w:marTop w:val="0"/>
      <w:marBottom w:val="0"/>
      <w:divBdr>
        <w:top w:val="none" w:sz="0" w:space="0" w:color="auto"/>
        <w:left w:val="none" w:sz="0" w:space="0" w:color="auto"/>
        <w:bottom w:val="none" w:sz="0" w:space="0" w:color="auto"/>
        <w:right w:val="none" w:sz="0" w:space="0" w:color="auto"/>
      </w:divBdr>
    </w:div>
    <w:div w:id="309216251">
      <w:bodyDiv w:val="1"/>
      <w:marLeft w:val="0"/>
      <w:marRight w:val="0"/>
      <w:marTop w:val="0"/>
      <w:marBottom w:val="0"/>
      <w:divBdr>
        <w:top w:val="none" w:sz="0" w:space="0" w:color="auto"/>
        <w:left w:val="none" w:sz="0" w:space="0" w:color="auto"/>
        <w:bottom w:val="none" w:sz="0" w:space="0" w:color="auto"/>
        <w:right w:val="none" w:sz="0" w:space="0" w:color="auto"/>
      </w:divBdr>
    </w:div>
    <w:div w:id="346709785">
      <w:bodyDiv w:val="1"/>
      <w:marLeft w:val="0"/>
      <w:marRight w:val="0"/>
      <w:marTop w:val="0"/>
      <w:marBottom w:val="0"/>
      <w:divBdr>
        <w:top w:val="none" w:sz="0" w:space="0" w:color="auto"/>
        <w:left w:val="none" w:sz="0" w:space="0" w:color="auto"/>
        <w:bottom w:val="none" w:sz="0" w:space="0" w:color="auto"/>
        <w:right w:val="none" w:sz="0" w:space="0" w:color="auto"/>
      </w:divBdr>
    </w:div>
    <w:div w:id="387268062">
      <w:bodyDiv w:val="1"/>
      <w:marLeft w:val="0"/>
      <w:marRight w:val="0"/>
      <w:marTop w:val="0"/>
      <w:marBottom w:val="0"/>
      <w:divBdr>
        <w:top w:val="none" w:sz="0" w:space="0" w:color="auto"/>
        <w:left w:val="none" w:sz="0" w:space="0" w:color="auto"/>
        <w:bottom w:val="none" w:sz="0" w:space="0" w:color="auto"/>
        <w:right w:val="none" w:sz="0" w:space="0" w:color="auto"/>
      </w:divBdr>
    </w:div>
    <w:div w:id="934557978">
      <w:bodyDiv w:val="1"/>
      <w:marLeft w:val="0"/>
      <w:marRight w:val="0"/>
      <w:marTop w:val="0"/>
      <w:marBottom w:val="0"/>
      <w:divBdr>
        <w:top w:val="none" w:sz="0" w:space="0" w:color="auto"/>
        <w:left w:val="none" w:sz="0" w:space="0" w:color="auto"/>
        <w:bottom w:val="none" w:sz="0" w:space="0" w:color="auto"/>
        <w:right w:val="none" w:sz="0" w:space="0" w:color="auto"/>
      </w:divBdr>
    </w:div>
    <w:div w:id="1282539649">
      <w:bodyDiv w:val="1"/>
      <w:marLeft w:val="0"/>
      <w:marRight w:val="0"/>
      <w:marTop w:val="0"/>
      <w:marBottom w:val="0"/>
      <w:divBdr>
        <w:top w:val="none" w:sz="0" w:space="0" w:color="auto"/>
        <w:left w:val="none" w:sz="0" w:space="0" w:color="auto"/>
        <w:bottom w:val="none" w:sz="0" w:space="0" w:color="auto"/>
        <w:right w:val="none" w:sz="0" w:space="0" w:color="auto"/>
      </w:divBdr>
    </w:div>
    <w:div w:id="1935438338">
      <w:bodyDiv w:val="1"/>
      <w:marLeft w:val="0"/>
      <w:marRight w:val="0"/>
      <w:marTop w:val="0"/>
      <w:marBottom w:val="0"/>
      <w:divBdr>
        <w:top w:val="none" w:sz="0" w:space="0" w:color="auto"/>
        <w:left w:val="none" w:sz="0" w:space="0" w:color="auto"/>
        <w:bottom w:val="none" w:sz="0" w:space="0" w:color="auto"/>
        <w:right w:val="none" w:sz="0" w:space="0" w:color="auto"/>
      </w:divBdr>
    </w:div>
    <w:div w:id="1948583781">
      <w:bodyDiv w:val="1"/>
      <w:marLeft w:val="0"/>
      <w:marRight w:val="0"/>
      <w:marTop w:val="0"/>
      <w:marBottom w:val="0"/>
      <w:divBdr>
        <w:top w:val="none" w:sz="0" w:space="0" w:color="auto"/>
        <w:left w:val="none" w:sz="0" w:space="0" w:color="auto"/>
        <w:bottom w:val="none" w:sz="0" w:space="0" w:color="auto"/>
        <w:right w:val="none" w:sz="0" w:space="0" w:color="auto"/>
      </w:divBdr>
    </w:div>
    <w:div w:id="1949463038">
      <w:bodyDiv w:val="1"/>
      <w:marLeft w:val="0"/>
      <w:marRight w:val="0"/>
      <w:marTop w:val="0"/>
      <w:marBottom w:val="0"/>
      <w:divBdr>
        <w:top w:val="none" w:sz="0" w:space="0" w:color="auto"/>
        <w:left w:val="none" w:sz="0" w:space="0" w:color="auto"/>
        <w:bottom w:val="none" w:sz="0" w:space="0" w:color="auto"/>
        <w:right w:val="none" w:sz="0" w:space="0" w:color="auto"/>
      </w:divBdr>
    </w:div>
    <w:div w:id="1968588558">
      <w:bodyDiv w:val="1"/>
      <w:marLeft w:val="0"/>
      <w:marRight w:val="0"/>
      <w:marTop w:val="0"/>
      <w:marBottom w:val="0"/>
      <w:divBdr>
        <w:top w:val="none" w:sz="0" w:space="0" w:color="auto"/>
        <w:left w:val="none" w:sz="0" w:space="0" w:color="auto"/>
        <w:bottom w:val="none" w:sz="0" w:space="0" w:color="auto"/>
        <w:right w:val="none" w:sz="0" w:space="0" w:color="auto"/>
      </w:divBdr>
    </w:div>
    <w:div w:id="209068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tmp"/><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tmp"/><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tmp"/><Relationship Id="rId44" Type="http://schemas.openxmlformats.org/officeDocument/2006/relationships/image" Target="media/image36.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gif"/><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jpe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1F8C4-46C9-48E6-A5F6-5E04DAAF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41</Pages>
  <Words>7723</Words>
  <Characters>31359</Characters>
  <Application>Microsoft Office Word</Application>
  <DocSecurity>0</DocSecurity>
  <Lines>1650</Lines>
  <Paragraphs>1116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DTC</dc:creator>
  <cp:keywords/>
  <dc:description/>
  <cp:lastModifiedBy>Mai Văn Chánh</cp:lastModifiedBy>
  <cp:revision>601</cp:revision>
  <dcterms:created xsi:type="dcterms:W3CDTF">2020-06-20T10:10:00Z</dcterms:created>
  <dcterms:modified xsi:type="dcterms:W3CDTF">2021-03-30T16:17:00Z</dcterms:modified>
</cp:coreProperties>
</file>